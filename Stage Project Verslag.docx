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35661" w14:textId="77777777" w:rsidR="00C471CD" w:rsidRDefault="00C471CD" w:rsidP="00366637">
      <w:pPr>
        <w:jc w:val="center"/>
        <w:rPr>
          <w:rFonts w:cs="Arial"/>
          <w:sz w:val="96"/>
        </w:rPr>
      </w:pPr>
    </w:p>
    <w:p w14:paraId="5365D022" w14:textId="6BB69E02" w:rsidR="002930C2" w:rsidRPr="00B0230E" w:rsidRDefault="0028497E" w:rsidP="00366637">
      <w:pPr>
        <w:jc w:val="center"/>
        <w:rPr>
          <w:rFonts w:cs="Arial"/>
          <w:color w:val="00A1E1"/>
          <w:sz w:val="96"/>
        </w:rPr>
      </w:pPr>
      <w:r>
        <w:rPr>
          <w:rFonts w:cs="Arial"/>
          <w:color w:val="00A1E1"/>
          <w:sz w:val="96"/>
        </w:rPr>
        <w:t>Stage Project Verslag</w:t>
      </w:r>
    </w:p>
    <w:p w14:paraId="03EE7CCD" w14:textId="77777777" w:rsidR="00C471CD" w:rsidRPr="00B62451" w:rsidRDefault="00C471CD" w:rsidP="00366637">
      <w:pPr>
        <w:pStyle w:val="Huisstijl-Titel"/>
        <w:jc w:val="center"/>
        <w:rPr>
          <w:rStyle w:val="Tekstvantijdelijkeaanduiding"/>
          <w:sz w:val="20"/>
        </w:rPr>
      </w:pPr>
    </w:p>
    <w:p w14:paraId="6F366CC8" w14:textId="1A0AC2E6" w:rsidR="00366637" w:rsidRPr="00366637" w:rsidRDefault="00000000" w:rsidP="00366637">
      <w:pPr>
        <w:pStyle w:val="Huisstijl-Titel"/>
        <w:jc w:val="center"/>
      </w:pPr>
      <w:sdt>
        <w:sdtPr>
          <w:rPr>
            <w:rStyle w:val="Tekstvantijdelijkeaanduiding"/>
          </w:rPr>
          <w:alias w:val="Titel"/>
          <w:tag w:val=""/>
          <w:id w:val="412125059"/>
          <w:placeholder>
            <w:docPart w:val="CB1ACF36D70E4FA0912DE4053A19CCCF"/>
          </w:placeholder>
          <w:dataBinding w:prefixMappings="xmlns:ns0='http://purl.org/dc/elements/1.1/' xmlns:ns1='http://schemas.openxmlformats.org/package/2006/metadata/core-properties' " w:xpath="/ns1:coreProperties[1]/ns0:title[1]" w:storeItemID="{6C3C8BC8-F283-45AE-878A-BAB7291924A1}"/>
          <w:text/>
        </w:sdtPr>
        <w:sdtContent>
          <w:r w:rsidR="003228BC">
            <w:rPr>
              <w:rStyle w:val="Tekstvantijdelijkeaanduiding"/>
            </w:rPr>
            <w:t>Traject Parket AI Camera</w:t>
          </w:r>
        </w:sdtContent>
      </w:sdt>
    </w:p>
    <w:p w14:paraId="70FF53A9" w14:textId="77777777" w:rsidR="00151948" w:rsidRPr="00B62451" w:rsidRDefault="00151948" w:rsidP="00B62451">
      <w:pPr>
        <w:spacing w:line="240" w:lineRule="auto"/>
        <w:jc w:val="center"/>
        <w:rPr>
          <w:rFonts w:cs="Arial"/>
          <w:sz w:val="56"/>
        </w:rPr>
      </w:pPr>
    </w:p>
    <w:p w14:paraId="11420320" w14:textId="3CD2877B" w:rsidR="00151948" w:rsidRDefault="00753C02" w:rsidP="00753C02">
      <w:pPr>
        <w:spacing w:line="240" w:lineRule="auto"/>
        <w:rPr>
          <w:rFonts w:cs="Arial"/>
        </w:rPr>
      </w:pPr>
      <w:r>
        <w:rPr>
          <w:noProof/>
        </w:rPr>
        <w:drawing>
          <wp:inline distT="0" distB="0" distL="0" distR="0" wp14:anchorId="73A454CB" wp14:editId="143C64B7">
            <wp:extent cx="6116321" cy="40792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2">
                      <a:extLst>
                        <a:ext uri="{28A0092B-C50C-407E-A947-70E740481C1C}">
                          <a14:useLocalDpi xmlns:a14="http://schemas.microsoft.com/office/drawing/2010/main" val="0"/>
                        </a:ext>
                      </a:extLst>
                    </a:blip>
                    <a:stretch>
                      <a:fillRect/>
                    </a:stretch>
                  </pic:blipFill>
                  <pic:spPr>
                    <a:xfrm>
                      <a:off x="0" y="0"/>
                      <a:ext cx="6116321" cy="4079240"/>
                    </a:xfrm>
                    <a:prstGeom prst="rect">
                      <a:avLst/>
                    </a:prstGeom>
                  </pic:spPr>
                </pic:pic>
              </a:graphicData>
            </a:graphic>
          </wp:inline>
        </w:drawing>
      </w:r>
    </w:p>
    <w:p w14:paraId="15F82A39" w14:textId="77777777" w:rsidR="00366637" w:rsidRDefault="00366637" w:rsidP="00B62451">
      <w:pPr>
        <w:spacing w:line="240" w:lineRule="auto"/>
        <w:jc w:val="center"/>
        <w:rPr>
          <w:rFonts w:cs="Arial"/>
        </w:rPr>
      </w:pPr>
      <w:r>
        <w:rPr>
          <w:rFonts w:cs="Arial"/>
        </w:rPr>
        <w:br w:type="page"/>
      </w:r>
    </w:p>
    <w:p w14:paraId="6C788008" w14:textId="77777777" w:rsidR="00D71A39" w:rsidRDefault="00D71A39" w:rsidP="00D71A39">
      <w:pPr>
        <w:spacing w:line="360" w:lineRule="auto"/>
        <w:rPr>
          <w:rFonts w:cs="Arial"/>
          <w:b/>
          <w:color w:val="00A1E1"/>
          <w:sz w:val="40"/>
          <w:szCs w:val="40"/>
        </w:rPr>
      </w:pPr>
      <w:r>
        <w:rPr>
          <w:rFonts w:cs="Arial"/>
          <w:b/>
          <w:color w:val="00A1E1"/>
          <w:sz w:val="40"/>
          <w:szCs w:val="40"/>
        </w:rPr>
        <w:lastRenderedPageBreak/>
        <w:t>Versiebeheer</w:t>
      </w:r>
    </w:p>
    <w:tbl>
      <w:tblPr>
        <w:tblStyle w:val="Lijsttabel3-Accent5"/>
        <w:tblW w:w="0" w:type="auto"/>
        <w:tblBorders>
          <w:top w:val="single" w:sz="4" w:space="0" w:color="00A1E1"/>
          <w:left w:val="single" w:sz="4" w:space="0" w:color="00A1E1"/>
          <w:bottom w:val="single" w:sz="4" w:space="0" w:color="00A1E1"/>
          <w:right w:val="single" w:sz="4" w:space="0" w:color="00A1E1"/>
          <w:insideH w:val="single" w:sz="4" w:space="0" w:color="00A1E1"/>
          <w:insideV w:val="single" w:sz="4" w:space="0" w:color="00A1E1"/>
        </w:tblBorders>
        <w:tblLook w:val="04A0" w:firstRow="1" w:lastRow="0" w:firstColumn="1" w:lastColumn="0" w:noHBand="0" w:noVBand="1"/>
      </w:tblPr>
      <w:tblGrid>
        <w:gridCol w:w="1129"/>
        <w:gridCol w:w="1701"/>
        <w:gridCol w:w="6792"/>
      </w:tblGrid>
      <w:tr w:rsidR="00D71A39" w:rsidRPr="00D71A39" w14:paraId="22662F55" w14:textId="77777777" w:rsidTr="00B624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Borders>
              <w:bottom w:val="none" w:sz="0" w:space="0" w:color="auto"/>
              <w:right w:val="none" w:sz="0" w:space="0" w:color="auto"/>
            </w:tcBorders>
            <w:shd w:val="clear" w:color="auto" w:fill="00A1E1"/>
          </w:tcPr>
          <w:p w14:paraId="65D49D01" w14:textId="77777777" w:rsidR="00D71A39" w:rsidRPr="00D71A39" w:rsidRDefault="00D71A39" w:rsidP="00D71A39">
            <w:pPr>
              <w:spacing w:line="360" w:lineRule="auto"/>
              <w:rPr>
                <w:rFonts w:cs="Arial"/>
                <w:b w:val="0"/>
                <w:color w:val="auto"/>
                <w:szCs w:val="40"/>
              </w:rPr>
            </w:pPr>
            <w:r w:rsidRPr="00D71A39">
              <w:rPr>
                <w:rFonts w:cs="Arial"/>
                <w:b w:val="0"/>
                <w:color w:val="auto"/>
                <w:szCs w:val="40"/>
              </w:rPr>
              <w:t>Versie</w:t>
            </w:r>
          </w:p>
        </w:tc>
        <w:tc>
          <w:tcPr>
            <w:tcW w:w="1701" w:type="dxa"/>
            <w:shd w:val="clear" w:color="auto" w:fill="00A1E1"/>
          </w:tcPr>
          <w:p w14:paraId="289810FF" w14:textId="77777777" w:rsidR="00D71A39" w:rsidRPr="00D71A39" w:rsidRDefault="00D71A39" w:rsidP="00D71A39">
            <w:pPr>
              <w:spacing w:line="360" w:lineRule="auto"/>
              <w:cnfStyle w:val="100000000000" w:firstRow="1" w:lastRow="0" w:firstColumn="0" w:lastColumn="0" w:oddVBand="0" w:evenVBand="0" w:oddHBand="0" w:evenHBand="0" w:firstRowFirstColumn="0" w:firstRowLastColumn="0" w:lastRowFirstColumn="0" w:lastRowLastColumn="0"/>
              <w:rPr>
                <w:rFonts w:cs="Arial"/>
                <w:b w:val="0"/>
                <w:color w:val="auto"/>
                <w:szCs w:val="40"/>
              </w:rPr>
            </w:pPr>
            <w:r w:rsidRPr="00D71A39">
              <w:rPr>
                <w:rFonts w:cs="Arial"/>
                <w:b w:val="0"/>
                <w:color w:val="auto"/>
                <w:szCs w:val="40"/>
              </w:rPr>
              <w:t>Datum</w:t>
            </w:r>
          </w:p>
        </w:tc>
        <w:tc>
          <w:tcPr>
            <w:tcW w:w="6792" w:type="dxa"/>
            <w:shd w:val="clear" w:color="auto" w:fill="00A1E1"/>
          </w:tcPr>
          <w:p w14:paraId="6CD0D41C" w14:textId="77777777" w:rsidR="00D71A39" w:rsidRPr="00D71A39" w:rsidRDefault="00D71A39" w:rsidP="00D71A39">
            <w:pPr>
              <w:spacing w:line="360" w:lineRule="auto"/>
              <w:cnfStyle w:val="100000000000" w:firstRow="1" w:lastRow="0" w:firstColumn="0" w:lastColumn="0" w:oddVBand="0" w:evenVBand="0" w:oddHBand="0" w:evenHBand="0" w:firstRowFirstColumn="0" w:firstRowLastColumn="0" w:lastRowFirstColumn="0" w:lastRowLastColumn="0"/>
              <w:rPr>
                <w:rFonts w:cs="Arial"/>
                <w:b w:val="0"/>
                <w:color w:val="auto"/>
                <w:szCs w:val="40"/>
              </w:rPr>
            </w:pPr>
            <w:r w:rsidRPr="00D71A39">
              <w:rPr>
                <w:rFonts w:cs="Arial"/>
                <w:b w:val="0"/>
                <w:color w:val="auto"/>
                <w:szCs w:val="40"/>
              </w:rPr>
              <w:t>Omschrijving</w:t>
            </w:r>
          </w:p>
        </w:tc>
      </w:tr>
      <w:tr w:rsidR="00D71A39" w:rsidRPr="00F801AB" w14:paraId="65E48E97"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bottom w:val="none" w:sz="0" w:space="0" w:color="auto"/>
              <w:right w:val="none" w:sz="0" w:space="0" w:color="auto"/>
            </w:tcBorders>
          </w:tcPr>
          <w:p w14:paraId="45329EC7" w14:textId="2DB1DC45" w:rsidR="00D71A39" w:rsidRPr="00F801AB" w:rsidRDefault="00007930" w:rsidP="00D71A39">
            <w:pPr>
              <w:spacing w:line="360" w:lineRule="auto"/>
              <w:rPr>
                <w:rFonts w:cs="Arial"/>
                <w:b w:val="0"/>
                <w:szCs w:val="40"/>
              </w:rPr>
            </w:pPr>
            <w:r>
              <w:rPr>
                <w:rFonts w:cs="Arial"/>
                <w:b w:val="0"/>
                <w:szCs w:val="40"/>
              </w:rPr>
              <w:t>1</w:t>
            </w:r>
            <w:r w:rsidR="00690FCC">
              <w:rPr>
                <w:rFonts w:cs="Arial"/>
                <w:b w:val="0"/>
                <w:szCs w:val="40"/>
              </w:rPr>
              <w:t>.0</w:t>
            </w:r>
          </w:p>
        </w:tc>
        <w:tc>
          <w:tcPr>
            <w:tcW w:w="1701" w:type="dxa"/>
            <w:tcBorders>
              <w:top w:val="none" w:sz="0" w:space="0" w:color="auto"/>
              <w:bottom w:val="none" w:sz="0" w:space="0" w:color="auto"/>
            </w:tcBorders>
          </w:tcPr>
          <w:p w14:paraId="42021C66" w14:textId="715E8B87" w:rsidR="00D71A39" w:rsidRPr="00F801AB" w:rsidRDefault="00C937A2" w:rsidP="00D71A39">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r>
              <w:rPr>
                <w:rFonts w:cs="Arial"/>
                <w:szCs w:val="40"/>
              </w:rPr>
              <w:t>04</w:t>
            </w:r>
            <w:r w:rsidR="003A3396">
              <w:rPr>
                <w:rFonts w:cs="Arial"/>
                <w:szCs w:val="40"/>
              </w:rPr>
              <w:t>-</w:t>
            </w:r>
            <w:r>
              <w:rPr>
                <w:rFonts w:cs="Arial"/>
                <w:szCs w:val="40"/>
              </w:rPr>
              <w:t>01</w:t>
            </w:r>
            <w:r w:rsidR="00690FCC">
              <w:rPr>
                <w:rFonts w:cs="Arial"/>
                <w:szCs w:val="40"/>
              </w:rPr>
              <w:t>-20</w:t>
            </w:r>
            <w:r w:rsidR="00A358E4">
              <w:rPr>
                <w:rFonts w:cs="Arial"/>
                <w:szCs w:val="40"/>
              </w:rPr>
              <w:t>2</w:t>
            </w:r>
            <w:r>
              <w:rPr>
                <w:rFonts w:cs="Arial"/>
                <w:szCs w:val="40"/>
              </w:rPr>
              <w:t>5</w:t>
            </w:r>
          </w:p>
        </w:tc>
        <w:tc>
          <w:tcPr>
            <w:tcW w:w="6792" w:type="dxa"/>
            <w:tcBorders>
              <w:top w:val="none" w:sz="0" w:space="0" w:color="auto"/>
              <w:bottom w:val="none" w:sz="0" w:space="0" w:color="auto"/>
            </w:tcBorders>
          </w:tcPr>
          <w:p w14:paraId="6608424E" w14:textId="0EE62132" w:rsidR="00D71A39" w:rsidRPr="00F801AB" w:rsidRDefault="003A3396" w:rsidP="00E35973">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r>
              <w:rPr>
                <w:rFonts w:cs="Arial"/>
                <w:szCs w:val="40"/>
              </w:rPr>
              <w:t>Eerste definitieve versie</w:t>
            </w:r>
            <w:r w:rsidR="002810F3">
              <w:rPr>
                <w:rFonts w:cs="Arial"/>
                <w:szCs w:val="40"/>
              </w:rPr>
              <w:t>.</w:t>
            </w:r>
          </w:p>
        </w:tc>
      </w:tr>
      <w:tr w:rsidR="00EF34CE" w:rsidRPr="007660DA" w14:paraId="66450BED" w14:textId="77777777" w:rsidTr="00B62451">
        <w:tc>
          <w:tcPr>
            <w:cnfStyle w:val="001000000000" w:firstRow="0" w:lastRow="0" w:firstColumn="1" w:lastColumn="0" w:oddVBand="0" w:evenVBand="0" w:oddHBand="0" w:evenHBand="0" w:firstRowFirstColumn="0" w:firstRowLastColumn="0" w:lastRowFirstColumn="0" w:lastRowLastColumn="0"/>
            <w:tcW w:w="1129" w:type="dxa"/>
          </w:tcPr>
          <w:p w14:paraId="25690975" w14:textId="3299E8B3" w:rsidR="00EF34CE" w:rsidRPr="007660DA" w:rsidRDefault="00EF34CE" w:rsidP="00EF34CE">
            <w:pPr>
              <w:spacing w:line="360" w:lineRule="auto"/>
              <w:rPr>
                <w:rFonts w:cs="Arial"/>
                <w:b w:val="0"/>
                <w:bCs w:val="0"/>
                <w:szCs w:val="40"/>
              </w:rPr>
            </w:pPr>
          </w:p>
        </w:tc>
        <w:tc>
          <w:tcPr>
            <w:tcW w:w="1701" w:type="dxa"/>
          </w:tcPr>
          <w:p w14:paraId="499C979C" w14:textId="5D4A82D0" w:rsidR="00EF34CE" w:rsidRPr="007660DA" w:rsidRDefault="00EF34CE" w:rsidP="00EF34CE">
            <w:pPr>
              <w:spacing w:line="360" w:lineRule="auto"/>
              <w:cnfStyle w:val="000000000000" w:firstRow="0" w:lastRow="0" w:firstColumn="0" w:lastColumn="0" w:oddVBand="0" w:evenVBand="0" w:oddHBand="0" w:evenHBand="0" w:firstRowFirstColumn="0" w:firstRowLastColumn="0" w:lastRowFirstColumn="0" w:lastRowLastColumn="0"/>
              <w:rPr>
                <w:rFonts w:cs="Arial"/>
                <w:szCs w:val="40"/>
              </w:rPr>
            </w:pPr>
          </w:p>
        </w:tc>
        <w:tc>
          <w:tcPr>
            <w:tcW w:w="6792" w:type="dxa"/>
          </w:tcPr>
          <w:p w14:paraId="177107CD" w14:textId="55F27DC3" w:rsidR="00EF34CE" w:rsidRPr="007660DA" w:rsidRDefault="00EF34CE" w:rsidP="00EF34CE">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40"/>
              </w:rPr>
            </w:pPr>
          </w:p>
        </w:tc>
      </w:tr>
      <w:tr w:rsidR="00EF34CE" w:rsidRPr="007660DA" w14:paraId="404DC11F"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B830989" w14:textId="263EAEAF" w:rsidR="00EF34CE" w:rsidRPr="007660DA" w:rsidRDefault="00EF34CE" w:rsidP="00EF34CE">
            <w:pPr>
              <w:spacing w:line="360" w:lineRule="auto"/>
              <w:rPr>
                <w:rFonts w:cs="Arial"/>
                <w:b w:val="0"/>
                <w:bCs w:val="0"/>
                <w:szCs w:val="40"/>
              </w:rPr>
            </w:pPr>
          </w:p>
        </w:tc>
        <w:tc>
          <w:tcPr>
            <w:tcW w:w="1701" w:type="dxa"/>
          </w:tcPr>
          <w:p w14:paraId="4D11C22F" w14:textId="0F77427F" w:rsidR="00EF34CE" w:rsidRPr="007660DA" w:rsidRDefault="00EF34CE" w:rsidP="00EF34CE">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p>
        </w:tc>
        <w:tc>
          <w:tcPr>
            <w:tcW w:w="6792" w:type="dxa"/>
          </w:tcPr>
          <w:p w14:paraId="3D5350C1" w14:textId="3F55F756" w:rsidR="00EF34CE" w:rsidRPr="007660DA" w:rsidRDefault="00EF34CE" w:rsidP="00EF34CE">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p>
        </w:tc>
      </w:tr>
      <w:tr w:rsidR="00EF34CE" w:rsidRPr="007660DA" w14:paraId="4D5232E1" w14:textId="77777777" w:rsidTr="00B62451">
        <w:tc>
          <w:tcPr>
            <w:cnfStyle w:val="001000000000" w:firstRow="0" w:lastRow="0" w:firstColumn="1" w:lastColumn="0" w:oddVBand="0" w:evenVBand="0" w:oddHBand="0" w:evenHBand="0" w:firstRowFirstColumn="0" w:firstRowLastColumn="0" w:lastRowFirstColumn="0" w:lastRowLastColumn="0"/>
            <w:tcW w:w="1129" w:type="dxa"/>
          </w:tcPr>
          <w:p w14:paraId="2C727646" w14:textId="7284F909" w:rsidR="00EF34CE" w:rsidRPr="007660DA" w:rsidRDefault="00EF34CE" w:rsidP="00EF34CE">
            <w:pPr>
              <w:spacing w:line="360" w:lineRule="auto"/>
              <w:rPr>
                <w:rFonts w:cs="Arial"/>
                <w:b w:val="0"/>
                <w:bCs w:val="0"/>
                <w:szCs w:val="40"/>
              </w:rPr>
            </w:pPr>
          </w:p>
        </w:tc>
        <w:tc>
          <w:tcPr>
            <w:tcW w:w="1701" w:type="dxa"/>
          </w:tcPr>
          <w:p w14:paraId="3E301B58" w14:textId="7DE5C35E" w:rsidR="00EF34CE" w:rsidRPr="007660DA" w:rsidRDefault="00EF34CE" w:rsidP="00EF34CE">
            <w:pPr>
              <w:spacing w:line="360" w:lineRule="auto"/>
              <w:cnfStyle w:val="000000000000" w:firstRow="0" w:lastRow="0" w:firstColumn="0" w:lastColumn="0" w:oddVBand="0" w:evenVBand="0" w:oddHBand="0" w:evenHBand="0" w:firstRowFirstColumn="0" w:firstRowLastColumn="0" w:lastRowFirstColumn="0" w:lastRowLastColumn="0"/>
              <w:rPr>
                <w:rFonts w:cs="Arial"/>
                <w:szCs w:val="40"/>
              </w:rPr>
            </w:pPr>
          </w:p>
        </w:tc>
        <w:tc>
          <w:tcPr>
            <w:tcW w:w="6792" w:type="dxa"/>
          </w:tcPr>
          <w:p w14:paraId="5695D67C" w14:textId="76FA5D9A" w:rsidR="00EF34CE" w:rsidRPr="007660DA" w:rsidRDefault="00EF34CE" w:rsidP="00EF34CE">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40"/>
              </w:rPr>
            </w:pPr>
          </w:p>
        </w:tc>
      </w:tr>
      <w:tr w:rsidR="00EF34CE" w:rsidRPr="007660DA" w14:paraId="63AEE27C"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A6F253D" w14:textId="362C57D4" w:rsidR="00EF34CE" w:rsidRPr="007660DA" w:rsidRDefault="00EF34CE" w:rsidP="00EF34CE">
            <w:pPr>
              <w:spacing w:line="360" w:lineRule="auto"/>
              <w:rPr>
                <w:rFonts w:cs="Arial"/>
                <w:b w:val="0"/>
                <w:bCs w:val="0"/>
                <w:szCs w:val="40"/>
              </w:rPr>
            </w:pPr>
          </w:p>
        </w:tc>
        <w:tc>
          <w:tcPr>
            <w:tcW w:w="1701" w:type="dxa"/>
          </w:tcPr>
          <w:p w14:paraId="04F45A06" w14:textId="6E7FC16D" w:rsidR="00EF34CE" w:rsidRPr="007660DA" w:rsidRDefault="00EF34CE" w:rsidP="00EF34CE">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p>
        </w:tc>
        <w:tc>
          <w:tcPr>
            <w:tcW w:w="6792" w:type="dxa"/>
          </w:tcPr>
          <w:p w14:paraId="2D2E48E2" w14:textId="7252D344" w:rsidR="00EF34CE" w:rsidRPr="007660DA" w:rsidRDefault="00EF34CE" w:rsidP="00EF34CE">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p>
        </w:tc>
      </w:tr>
    </w:tbl>
    <w:p w14:paraId="5753DCC2" w14:textId="2792B107" w:rsidR="00007930" w:rsidRDefault="00007930" w:rsidP="00007930"/>
    <w:p w14:paraId="419E1A35" w14:textId="493776FC" w:rsidR="009C1F31" w:rsidRDefault="009C1F31">
      <w:pPr>
        <w:spacing w:line="240" w:lineRule="auto"/>
        <w:jc w:val="left"/>
      </w:pPr>
    </w:p>
    <w:p w14:paraId="7A8FDE73" w14:textId="77777777" w:rsidR="003228BC" w:rsidRDefault="003228BC">
      <w:pPr>
        <w:spacing w:line="240" w:lineRule="auto"/>
        <w:jc w:val="left"/>
      </w:pPr>
    </w:p>
    <w:p w14:paraId="053B7267" w14:textId="77777777" w:rsidR="003228BC" w:rsidRDefault="003228BC">
      <w:pPr>
        <w:spacing w:line="240" w:lineRule="auto"/>
        <w:jc w:val="left"/>
      </w:pPr>
    </w:p>
    <w:p w14:paraId="2BA95D21" w14:textId="77777777" w:rsidR="003228BC" w:rsidRDefault="003228BC">
      <w:pPr>
        <w:spacing w:line="240" w:lineRule="auto"/>
        <w:jc w:val="left"/>
      </w:pPr>
    </w:p>
    <w:p w14:paraId="446094A0" w14:textId="77777777" w:rsidR="003228BC" w:rsidRDefault="003228BC">
      <w:pPr>
        <w:spacing w:line="240" w:lineRule="auto"/>
        <w:jc w:val="left"/>
      </w:pPr>
    </w:p>
    <w:p w14:paraId="58A368E6" w14:textId="77777777" w:rsidR="003228BC" w:rsidRDefault="003228BC">
      <w:pPr>
        <w:spacing w:line="240" w:lineRule="auto"/>
        <w:jc w:val="left"/>
      </w:pPr>
    </w:p>
    <w:p w14:paraId="59C2572F" w14:textId="77777777" w:rsidR="003228BC" w:rsidRDefault="003228BC">
      <w:pPr>
        <w:spacing w:line="240" w:lineRule="auto"/>
        <w:jc w:val="left"/>
      </w:pPr>
    </w:p>
    <w:p w14:paraId="43D9313F" w14:textId="77777777" w:rsidR="003228BC" w:rsidRDefault="003228BC">
      <w:pPr>
        <w:spacing w:line="240" w:lineRule="auto"/>
        <w:jc w:val="left"/>
      </w:pPr>
    </w:p>
    <w:p w14:paraId="6F090B34" w14:textId="77777777" w:rsidR="003228BC" w:rsidRDefault="003228BC">
      <w:pPr>
        <w:spacing w:line="240" w:lineRule="auto"/>
        <w:jc w:val="left"/>
      </w:pPr>
    </w:p>
    <w:p w14:paraId="18BC43AD" w14:textId="77777777" w:rsidR="003228BC" w:rsidRDefault="003228BC">
      <w:pPr>
        <w:spacing w:line="240" w:lineRule="auto"/>
        <w:jc w:val="left"/>
      </w:pPr>
    </w:p>
    <w:p w14:paraId="1962A5C0" w14:textId="77777777" w:rsidR="003228BC" w:rsidRDefault="003228BC">
      <w:pPr>
        <w:spacing w:line="240" w:lineRule="auto"/>
        <w:jc w:val="left"/>
      </w:pPr>
    </w:p>
    <w:p w14:paraId="00AE4A3C" w14:textId="77777777" w:rsidR="003228BC" w:rsidRDefault="003228BC">
      <w:pPr>
        <w:spacing w:line="240" w:lineRule="auto"/>
        <w:jc w:val="left"/>
      </w:pPr>
    </w:p>
    <w:p w14:paraId="158AB82D" w14:textId="77777777" w:rsidR="003228BC" w:rsidRDefault="003228BC">
      <w:pPr>
        <w:spacing w:line="240" w:lineRule="auto"/>
        <w:jc w:val="left"/>
      </w:pPr>
    </w:p>
    <w:p w14:paraId="6FCD94EF" w14:textId="77777777" w:rsidR="003228BC" w:rsidRDefault="003228BC">
      <w:pPr>
        <w:spacing w:line="240" w:lineRule="auto"/>
        <w:jc w:val="left"/>
      </w:pPr>
    </w:p>
    <w:p w14:paraId="33917555" w14:textId="77777777" w:rsidR="003228BC" w:rsidRDefault="003228BC">
      <w:pPr>
        <w:spacing w:line="240" w:lineRule="auto"/>
        <w:jc w:val="left"/>
      </w:pPr>
    </w:p>
    <w:p w14:paraId="679C0A10" w14:textId="77777777" w:rsidR="003228BC" w:rsidRDefault="003228BC">
      <w:pPr>
        <w:spacing w:line="240" w:lineRule="auto"/>
        <w:jc w:val="left"/>
      </w:pPr>
    </w:p>
    <w:p w14:paraId="37D83F5B" w14:textId="77777777" w:rsidR="003228BC" w:rsidRDefault="003228BC">
      <w:pPr>
        <w:spacing w:line="240" w:lineRule="auto"/>
        <w:jc w:val="left"/>
      </w:pPr>
    </w:p>
    <w:p w14:paraId="60F05E55" w14:textId="77777777" w:rsidR="003228BC" w:rsidRDefault="003228BC">
      <w:pPr>
        <w:spacing w:line="240" w:lineRule="auto"/>
        <w:jc w:val="left"/>
      </w:pPr>
    </w:p>
    <w:p w14:paraId="7405AE72" w14:textId="77777777" w:rsidR="003228BC" w:rsidRDefault="003228BC">
      <w:pPr>
        <w:spacing w:line="240" w:lineRule="auto"/>
        <w:jc w:val="left"/>
      </w:pPr>
    </w:p>
    <w:p w14:paraId="03E8BCE7" w14:textId="77777777" w:rsidR="003228BC" w:rsidRDefault="003228BC">
      <w:pPr>
        <w:spacing w:line="240" w:lineRule="auto"/>
        <w:jc w:val="left"/>
      </w:pPr>
    </w:p>
    <w:p w14:paraId="2B1ECEC0" w14:textId="77777777" w:rsidR="003228BC" w:rsidRDefault="003228BC">
      <w:pPr>
        <w:spacing w:line="240" w:lineRule="auto"/>
        <w:jc w:val="left"/>
      </w:pPr>
    </w:p>
    <w:p w14:paraId="71449D7C" w14:textId="77777777" w:rsidR="003228BC" w:rsidRDefault="003228BC">
      <w:pPr>
        <w:spacing w:line="240" w:lineRule="auto"/>
        <w:jc w:val="left"/>
      </w:pPr>
    </w:p>
    <w:p w14:paraId="5B345FEF" w14:textId="77777777" w:rsidR="003228BC" w:rsidRDefault="003228BC">
      <w:pPr>
        <w:spacing w:line="240" w:lineRule="auto"/>
        <w:jc w:val="left"/>
      </w:pPr>
    </w:p>
    <w:p w14:paraId="605C75DF" w14:textId="77777777" w:rsidR="003228BC" w:rsidRDefault="003228BC">
      <w:pPr>
        <w:spacing w:line="240" w:lineRule="auto"/>
        <w:jc w:val="left"/>
      </w:pPr>
    </w:p>
    <w:p w14:paraId="10DECFEC" w14:textId="77777777" w:rsidR="003228BC" w:rsidRDefault="003228BC">
      <w:pPr>
        <w:spacing w:line="240" w:lineRule="auto"/>
        <w:jc w:val="left"/>
      </w:pPr>
    </w:p>
    <w:p w14:paraId="4ED72624" w14:textId="77777777" w:rsidR="003228BC" w:rsidRDefault="003228BC">
      <w:pPr>
        <w:spacing w:line="240" w:lineRule="auto"/>
        <w:jc w:val="left"/>
      </w:pPr>
    </w:p>
    <w:p w14:paraId="3C9DD4F3" w14:textId="77777777" w:rsidR="003228BC" w:rsidRDefault="003228BC">
      <w:pPr>
        <w:spacing w:line="240" w:lineRule="auto"/>
        <w:jc w:val="left"/>
      </w:pPr>
    </w:p>
    <w:p w14:paraId="16A68B41" w14:textId="77777777" w:rsidR="003228BC" w:rsidRDefault="003228BC">
      <w:pPr>
        <w:spacing w:line="240" w:lineRule="auto"/>
        <w:jc w:val="left"/>
      </w:pPr>
    </w:p>
    <w:p w14:paraId="38EF5912" w14:textId="77777777" w:rsidR="003228BC" w:rsidRDefault="003228BC">
      <w:pPr>
        <w:spacing w:line="240" w:lineRule="auto"/>
        <w:jc w:val="left"/>
      </w:pPr>
    </w:p>
    <w:p w14:paraId="0F30AC25" w14:textId="77777777" w:rsidR="003228BC" w:rsidRDefault="003228BC">
      <w:pPr>
        <w:spacing w:line="240" w:lineRule="auto"/>
        <w:jc w:val="left"/>
      </w:pPr>
    </w:p>
    <w:p w14:paraId="5770ECF2" w14:textId="77777777" w:rsidR="003228BC" w:rsidRDefault="003228BC">
      <w:pPr>
        <w:spacing w:line="240" w:lineRule="auto"/>
        <w:jc w:val="left"/>
      </w:pPr>
    </w:p>
    <w:p w14:paraId="61CFA04A" w14:textId="77777777" w:rsidR="003228BC" w:rsidRDefault="003228BC">
      <w:pPr>
        <w:spacing w:line="240" w:lineRule="auto"/>
        <w:jc w:val="left"/>
      </w:pPr>
    </w:p>
    <w:p w14:paraId="793A115D" w14:textId="77777777" w:rsidR="003228BC" w:rsidRDefault="003228BC">
      <w:pPr>
        <w:spacing w:line="240" w:lineRule="auto"/>
        <w:jc w:val="left"/>
      </w:pPr>
    </w:p>
    <w:p w14:paraId="2CC58840" w14:textId="77777777" w:rsidR="003228BC" w:rsidRDefault="003228BC">
      <w:pPr>
        <w:spacing w:line="240" w:lineRule="auto"/>
        <w:jc w:val="left"/>
      </w:pPr>
    </w:p>
    <w:p w14:paraId="371EEB56" w14:textId="77777777" w:rsidR="003228BC" w:rsidRDefault="003228BC">
      <w:pPr>
        <w:spacing w:line="240" w:lineRule="auto"/>
        <w:jc w:val="left"/>
      </w:pPr>
    </w:p>
    <w:p w14:paraId="33F2922D" w14:textId="77777777" w:rsidR="003228BC" w:rsidRDefault="003228BC">
      <w:pPr>
        <w:spacing w:line="240" w:lineRule="auto"/>
        <w:jc w:val="left"/>
      </w:pPr>
    </w:p>
    <w:p w14:paraId="233828B2" w14:textId="77777777" w:rsidR="003228BC" w:rsidRDefault="003228BC">
      <w:pPr>
        <w:spacing w:line="240" w:lineRule="auto"/>
        <w:jc w:val="left"/>
      </w:pPr>
    </w:p>
    <w:p w14:paraId="46593213" w14:textId="77777777" w:rsidR="003228BC" w:rsidRDefault="003228BC">
      <w:pPr>
        <w:spacing w:line="240" w:lineRule="auto"/>
        <w:jc w:val="left"/>
      </w:pPr>
    </w:p>
    <w:p w14:paraId="2AE1982D" w14:textId="77777777" w:rsidR="003228BC" w:rsidRDefault="003228BC">
      <w:pPr>
        <w:spacing w:line="240" w:lineRule="auto"/>
        <w:jc w:val="left"/>
      </w:pPr>
    </w:p>
    <w:p w14:paraId="7803EB29" w14:textId="77777777" w:rsidR="003228BC" w:rsidRDefault="003228BC">
      <w:pPr>
        <w:spacing w:line="240" w:lineRule="auto"/>
        <w:jc w:val="left"/>
      </w:pPr>
    </w:p>
    <w:p w14:paraId="3CE786E6" w14:textId="77777777" w:rsidR="003228BC" w:rsidRDefault="003228BC">
      <w:pPr>
        <w:spacing w:line="240" w:lineRule="auto"/>
        <w:jc w:val="left"/>
      </w:pPr>
    </w:p>
    <w:p w14:paraId="3A64BEBC" w14:textId="77777777" w:rsidR="003228BC" w:rsidRDefault="003228BC">
      <w:pPr>
        <w:spacing w:line="240" w:lineRule="auto"/>
        <w:jc w:val="left"/>
      </w:pPr>
    </w:p>
    <w:p w14:paraId="0BE04505" w14:textId="77777777" w:rsidR="003228BC" w:rsidRDefault="003228BC">
      <w:pPr>
        <w:spacing w:line="240" w:lineRule="auto"/>
        <w:jc w:val="left"/>
      </w:pPr>
    </w:p>
    <w:p w14:paraId="4E4DABD7" w14:textId="77777777" w:rsidR="003228BC" w:rsidRDefault="003228BC">
      <w:pPr>
        <w:spacing w:line="240" w:lineRule="auto"/>
        <w:jc w:val="left"/>
      </w:pPr>
    </w:p>
    <w:p w14:paraId="149DCB14" w14:textId="77777777" w:rsidR="003228BC" w:rsidRDefault="003228BC">
      <w:pPr>
        <w:spacing w:line="240" w:lineRule="auto"/>
        <w:jc w:val="left"/>
      </w:pPr>
    </w:p>
    <w:p w14:paraId="67DB79E4" w14:textId="77777777" w:rsidR="003228BC" w:rsidRDefault="003228BC">
      <w:pPr>
        <w:spacing w:line="240" w:lineRule="auto"/>
        <w:jc w:val="left"/>
      </w:pPr>
    </w:p>
    <w:p w14:paraId="552890DD" w14:textId="77777777" w:rsidR="003228BC" w:rsidRDefault="003228BC">
      <w:pPr>
        <w:spacing w:line="240" w:lineRule="auto"/>
        <w:jc w:val="left"/>
      </w:pPr>
    </w:p>
    <w:p w14:paraId="0DDA587F" w14:textId="77777777" w:rsidR="003228BC" w:rsidRDefault="003228BC">
      <w:pPr>
        <w:spacing w:line="240" w:lineRule="auto"/>
        <w:jc w:val="left"/>
      </w:pPr>
    </w:p>
    <w:p w14:paraId="6182372D" w14:textId="77777777" w:rsidR="009C1F31" w:rsidRPr="00007930" w:rsidRDefault="009C1F31" w:rsidP="009C1F31">
      <w:pPr>
        <w:spacing w:line="360" w:lineRule="auto"/>
        <w:rPr>
          <w:rFonts w:cs="Arial"/>
          <w:b/>
          <w:color w:val="00A1E1"/>
          <w:sz w:val="40"/>
          <w:szCs w:val="40"/>
        </w:rPr>
      </w:pPr>
      <w:r w:rsidRPr="00007930">
        <w:rPr>
          <w:rFonts w:cs="Arial"/>
          <w:b/>
          <w:color w:val="00A1E1"/>
          <w:sz w:val="40"/>
          <w:szCs w:val="40"/>
        </w:rPr>
        <w:lastRenderedPageBreak/>
        <w:t>Handtekeningen</w:t>
      </w:r>
    </w:p>
    <w:p w14:paraId="5B8BA0D3" w14:textId="77777777" w:rsidR="009C1F31" w:rsidRDefault="009C1F31" w:rsidP="009C1F31">
      <w:r>
        <w:t>De volgende betrokkenen geven hun akkoord voor dit document middels hun onderstaande handtekening.</w:t>
      </w:r>
    </w:p>
    <w:p w14:paraId="16A59293" w14:textId="77777777" w:rsidR="009C1F31" w:rsidRDefault="009C1F31" w:rsidP="009C1F31"/>
    <w:p w14:paraId="68F4D5A9" w14:textId="77777777" w:rsidR="009C1F31" w:rsidRDefault="009C1F31" w:rsidP="009C1F31"/>
    <w:p w14:paraId="13B5A072" w14:textId="525DC027" w:rsidR="009C1F31" w:rsidRDefault="001E44AA" w:rsidP="009C1F31">
      <w:r>
        <w:rPr>
          <w:noProof/>
        </w:rPr>
        <mc:AlternateContent>
          <mc:Choice Requires="wps">
            <w:drawing>
              <wp:anchor distT="0" distB="0" distL="114300" distR="114300" simplePos="0" relativeHeight="251665408" behindDoc="0" locked="0" layoutInCell="1" allowOverlap="1" wp14:anchorId="71A16A10" wp14:editId="3067D7F8">
                <wp:simplePos x="0" y="0"/>
                <wp:positionH relativeFrom="column">
                  <wp:posOffset>1663700</wp:posOffset>
                </wp:positionH>
                <wp:positionV relativeFrom="paragraph">
                  <wp:posOffset>90170</wp:posOffset>
                </wp:positionV>
                <wp:extent cx="4750601" cy="1261933"/>
                <wp:effectExtent l="0" t="0" r="12065" b="14605"/>
                <wp:wrapNone/>
                <wp:docPr id="502187548" name="Vrije vorm: vorm 1"/>
                <wp:cNvGraphicFramePr/>
                <a:graphic xmlns:a="http://schemas.openxmlformats.org/drawingml/2006/main">
                  <a:graphicData uri="http://schemas.microsoft.com/office/word/2010/wordprocessingShape">
                    <wps:wsp>
                      <wps:cNvSpPr/>
                      <wps:spPr>
                        <a:xfrm>
                          <a:off x="0" y="0"/>
                          <a:ext cx="4750601" cy="1261933"/>
                        </a:xfrm>
                        <a:custGeom>
                          <a:avLst/>
                          <a:gdLst>
                            <a:gd name="connsiteX0" fmla="*/ 1618065 w 4750601"/>
                            <a:gd name="connsiteY0" fmla="*/ 194195 h 1261933"/>
                            <a:gd name="connsiteX1" fmla="*/ 1745065 w 4750601"/>
                            <a:gd name="connsiteY1" fmla="*/ 473595 h 1261933"/>
                            <a:gd name="connsiteX2" fmla="*/ 1745065 w 4750601"/>
                            <a:gd name="connsiteY2" fmla="*/ 498995 h 1261933"/>
                            <a:gd name="connsiteX3" fmla="*/ 1624415 w 4750601"/>
                            <a:gd name="connsiteY3" fmla="*/ 98945 h 1261933"/>
                            <a:gd name="connsiteX4" fmla="*/ 1662515 w 4750601"/>
                            <a:gd name="connsiteY4" fmla="*/ 35445 h 1261933"/>
                            <a:gd name="connsiteX5" fmla="*/ 2507065 w 4750601"/>
                            <a:gd name="connsiteY5" fmla="*/ 308495 h 1261933"/>
                            <a:gd name="connsiteX6" fmla="*/ 2564215 w 4750601"/>
                            <a:gd name="connsiteY6" fmla="*/ 727595 h 1261933"/>
                            <a:gd name="connsiteX7" fmla="*/ 2278465 w 4750601"/>
                            <a:gd name="connsiteY7" fmla="*/ 784745 h 1261933"/>
                            <a:gd name="connsiteX8" fmla="*/ 1814915 w 4750601"/>
                            <a:gd name="connsiteY8" fmla="*/ 772045 h 1261933"/>
                            <a:gd name="connsiteX9" fmla="*/ 2056215 w 4750601"/>
                            <a:gd name="connsiteY9" fmla="*/ 924445 h 1261933"/>
                            <a:gd name="connsiteX10" fmla="*/ 2157815 w 4750601"/>
                            <a:gd name="connsiteY10" fmla="*/ 981595 h 1261933"/>
                            <a:gd name="connsiteX11" fmla="*/ 2468965 w 4750601"/>
                            <a:gd name="connsiteY11" fmla="*/ 371995 h 1261933"/>
                            <a:gd name="connsiteX12" fmla="*/ 2208615 w 4750601"/>
                            <a:gd name="connsiteY12" fmla="*/ 22745 h 1261933"/>
                            <a:gd name="connsiteX13" fmla="*/ 2259415 w 4750601"/>
                            <a:gd name="connsiteY13" fmla="*/ 41795 h 1261933"/>
                            <a:gd name="connsiteX14" fmla="*/ 2818215 w 4750601"/>
                            <a:gd name="connsiteY14" fmla="*/ 854595 h 1261933"/>
                            <a:gd name="connsiteX15" fmla="*/ 2830915 w 4750601"/>
                            <a:gd name="connsiteY15" fmla="*/ 899045 h 1261933"/>
                            <a:gd name="connsiteX16" fmla="*/ 2805515 w 4750601"/>
                            <a:gd name="connsiteY16" fmla="*/ 905395 h 1261933"/>
                            <a:gd name="connsiteX17" fmla="*/ 2526115 w 4750601"/>
                            <a:gd name="connsiteY17" fmla="*/ 149745 h 1261933"/>
                            <a:gd name="connsiteX18" fmla="*/ 2627715 w 4750601"/>
                            <a:gd name="connsiteY18" fmla="*/ 454545 h 1261933"/>
                            <a:gd name="connsiteX19" fmla="*/ 2678515 w 4750601"/>
                            <a:gd name="connsiteY19" fmla="*/ 530745 h 1261933"/>
                            <a:gd name="connsiteX20" fmla="*/ 2710265 w 4750601"/>
                            <a:gd name="connsiteY20" fmla="*/ 257695 h 1261933"/>
                            <a:gd name="connsiteX21" fmla="*/ 2786465 w 4750601"/>
                            <a:gd name="connsiteY21" fmla="*/ 10045 h 1261933"/>
                            <a:gd name="connsiteX22" fmla="*/ 2894415 w 4750601"/>
                            <a:gd name="connsiteY22" fmla="*/ 613295 h 1261933"/>
                            <a:gd name="connsiteX23" fmla="*/ 1827615 w 4750601"/>
                            <a:gd name="connsiteY23" fmla="*/ 702195 h 1261933"/>
                            <a:gd name="connsiteX24" fmla="*/ 1560915 w 4750601"/>
                            <a:gd name="connsiteY24" fmla="*/ 752995 h 1261933"/>
                            <a:gd name="connsiteX25" fmla="*/ 2443565 w 4750601"/>
                            <a:gd name="connsiteY25" fmla="*/ 683145 h 1261933"/>
                            <a:gd name="connsiteX26" fmla="*/ 2989665 w 4750601"/>
                            <a:gd name="connsiteY26" fmla="*/ 524395 h 1261933"/>
                            <a:gd name="connsiteX27" fmla="*/ 2970615 w 4750601"/>
                            <a:gd name="connsiteY27" fmla="*/ 511695 h 1261933"/>
                            <a:gd name="connsiteX28" fmla="*/ 3142065 w 4750601"/>
                            <a:gd name="connsiteY28" fmla="*/ 327545 h 1261933"/>
                            <a:gd name="connsiteX29" fmla="*/ 2310215 w 4750601"/>
                            <a:gd name="connsiteY29" fmla="*/ 378345 h 1261933"/>
                            <a:gd name="connsiteX30" fmla="*/ 1065615 w 4750601"/>
                            <a:gd name="connsiteY30" fmla="*/ 664095 h 1261933"/>
                            <a:gd name="connsiteX31" fmla="*/ 811615 w 4750601"/>
                            <a:gd name="connsiteY31" fmla="*/ 733945 h 1261933"/>
                            <a:gd name="connsiteX32" fmla="*/ 2348315 w 4750601"/>
                            <a:gd name="connsiteY32" fmla="*/ 498995 h 1261933"/>
                            <a:gd name="connsiteX33" fmla="*/ 3675465 w 4750601"/>
                            <a:gd name="connsiteY33" fmla="*/ 340245 h 1261933"/>
                            <a:gd name="connsiteX34" fmla="*/ 2576915 w 4750601"/>
                            <a:gd name="connsiteY34" fmla="*/ 702195 h 1261933"/>
                            <a:gd name="connsiteX35" fmla="*/ 570315 w 4750601"/>
                            <a:gd name="connsiteY35" fmla="*/ 1133995 h 1261933"/>
                            <a:gd name="connsiteX36" fmla="*/ 30565 w 4750601"/>
                            <a:gd name="connsiteY36" fmla="*/ 1235595 h 1261933"/>
                            <a:gd name="connsiteX37" fmla="*/ 4024715 w 4750601"/>
                            <a:gd name="connsiteY37" fmla="*/ 321195 h 1261933"/>
                            <a:gd name="connsiteX38" fmla="*/ 4704165 w 4750601"/>
                            <a:gd name="connsiteY38" fmla="*/ 213245 h 12619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4750601" h="1261933">
                              <a:moveTo>
                                <a:pt x="1618065" y="194195"/>
                              </a:moveTo>
                              <a:cubicBezTo>
                                <a:pt x="1660398" y="287328"/>
                                <a:pt x="1705718" y="379161"/>
                                <a:pt x="1745065" y="473595"/>
                              </a:cubicBezTo>
                              <a:cubicBezTo>
                                <a:pt x="1748321" y="481410"/>
                                <a:pt x="1748289" y="506824"/>
                                <a:pt x="1745065" y="498995"/>
                              </a:cubicBezTo>
                              <a:cubicBezTo>
                                <a:pt x="1649460" y="266811"/>
                                <a:pt x="1665452" y="304131"/>
                                <a:pt x="1624415" y="98945"/>
                              </a:cubicBezTo>
                              <a:cubicBezTo>
                                <a:pt x="1637115" y="77778"/>
                                <a:pt x="1637926" y="37615"/>
                                <a:pt x="1662515" y="35445"/>
                              </a:cubicBezTo>
                              <a:cubicBezTo>
                                <a:pt x="2091995" y="-2450"/>
                                <a:pt x="2117398" y="94452"/>
                                <a:pt x="2507065" y="308495"/>
                              </a:cubicBezTo>
                              <a:cubicBezTo>
                                <a:pt x="2529113" y="359552"/>
                                <a:pt x="2729636" y="634358"/>
                                <a:pt x="2564215" y="727595"/>
                              </a:cubicBezTo>
                              <a:cubicBezTo>
                                <a:pt x="2479594" y="775290"/>
                                <a:pt x="2373715" y="765695"/>
                                <a:pt x="2278465" y="784745"/>
                              </a:cubicBezTo>
                              <a:cubicBezTo>
                                <a:pt x="2123948" y="780512"/>
                                <a:pt x="1945784" y="689785"/>
                                <a:pt x="1814915" y="772045"/>
                              </a:cubicBezTo>
                              <a:cubicBezTo>
                                <a:pt x="1734372" y="822672"/>
                                <a:pt x="1975040" y="874838"/>
                                <a:pt x="2056215" y="924445"/>
                              </a:cubicBezTo>
                              <a:cubicBezTo>
                                <a:pt x="2089371" y="944707"/>
                                <a:pt x="2157815" y="981595"/>
                                <a:pt x="2157815" y="981595"/>
                              </a:cubicBezTo>
                              <a:cubicBezTo>
                                <a:pt x="2296615" y="803758"/>
                                <a:pt x="2482770" y="628771"/>
                                <a:pt x="2468965" y="371995"/>
                              </a:cubicBezTo>
                              <a:cubicBezTo>
                                <a:pt x="2457456" y="157924"/>
                                <a:pt x="2308397" y="149740"/>
                                <a:pt x="2208615" y="22745"/>
                              </a:cubicBezTo>
                              <a:cubicBezTo>
                                <a:pt x="2197442" y="8525"/>
                                <a:pt x="2242482" y="35445"/>
                                <a:pt x="2259415" y="41795"/>
                              </a:cubicBezTo>
                              <a:cubicBezTo>
                                <a:pt x="2644903" y="508828"/>
                                <a:pt x="2546617" y="339989"/>
                                <a:pt x="2818215" y="854595"/>
                              </a:cubicBezTo>
                              <a:cubicBezTo>
                                <a:pt x="2825408" y="868223"/>
                                <a:pt x="2826682" y="884228"/>
                                <a:pt x="2830915" y="899045"/>
                              </a:cubicBezTo>
                              <a:cubicBezTo>
                                <a:pt x="2822448" y="901162"/>
                                <a:pt x="2809560" y="913128"/>
                                <a:pt x="2805515" y="905395"/>
                              </a:cubicBezTo>
                              <a:cubicBezTo>
                                <a:pt x="2792779" y="881046"/>
                                <a:pt x="2483489" y="256309"/>
                                <a:pt x="2526115" y="149745"/>
                              </a:cubicBezTo>
                              <a:cubicBezTo>
                                <a:pt x="2565889" y="50309"/>
                                <a:pt x="2587941" y="355109"/>
                                <a:pt x="2627715" y="454545"/>
                              </a:cubicBezTo>
                              <a:cubicBezTo>
                                <a:pt x="2639052" y="482889"/>
                                <a:pt x="2661582" y="505345"/>
                                <a:pt x="2678515" y="530745"/>
                              </a:cubicBezTo>
                              <a:cubicBezTo>
                                <a:pt x="2689098" y="439728"/>
                                <a:pt x="2691664" y="347417"/>
                                <a:pt x="2710265" y="257695"/>
                              </a:cubicBezTo>
                              <a:cubicBezTo>
                                <a:pt x="2727798" y="173124"/>
                                <a:pt x="2724107" y="-49714"/>
                                <a:pt x="2786465" y="10045"/>
                              </a:cubicBezTo>
                              <a:cubicBezTo>
                                <a:pt x="2809235" y="31866"/>
                                <a:pt x="2877975" y="504790"/>
                                <a:pt x="2894415" y="613295"/>
                              </a:cubicBezTo>
                              <a:cubicBezTo>
                                <a:pt x="2538815" y="642928"/>
                                <a:pt x="2182505" y="665016"/>
                                <a:pt x="1827615" y="702195"/>
                              </a:cubicBezTo>
                              <a:cubicBezTo>
                                <a:pt x="1737609" y="711624"/>
                                <a:pt x="1470460" y="755793"/>
                                <a:pt x="1560915" y="752995"/>
                              </a:cubicBezTo>
                              <a:cubicBezTo>
                                <a:pt x="1855910" y="743871"/>
                                <a:pt x="2149348" y="706428"/>
                                <a:pt x="2443565" y="683145"/>
                              </a:cubicBezTo>
                              <a:cubicBezTo>
                                <a:pt x="2625598" y="630228"/>
                                <a:pt x="2809395" y="583037"/>
                                <a:pt x="2989665" y="524395"/>
                              </a:cubicBezTo>
                              <a:cubicBezTo>
                                <a:pt x="2996922" y="522034"/>
                                <a:pt x="2965943" y="517730"/>
                                <a:pt x="2970615" y="511695"/>
                              </a:cubicBezTo>
                              <a:cubicBezTo>
                                <a:pt x="3021957" y="445378"/>
                                <a:pt x="3084915" y="388928"/>
                                <a:pt x="3142065" y="327545"/>
                              </a:cubicBezTo>
                              <a:cubicBezTo>
                                <a:pt x="3293973" y="-26906"/>
                                <a:pt x="3229176" y="193449"/>
                                <a:pt x="2310215" y="378345"/>
                              </a:cubicBezTo>
                              <a:cubicBezTo>
                                <a:pt x="1892917" y="462306"/>
                                <a:pt x="1479775" y="565820"/>
                                <a:pt x="1065615" y="664095"/>
                              </a:cubicBezTo>
                              <a:cubicBezTo>
                                <a:pt x="980178" y="684368"/>
                                <a:pt x="724524" y="745155"/>
                                <a:pt x="811615" y="733945"/>
                              </a:cubicBezTo>
                              <a:cubicBezTo>
                                <a:pt x="1325561" y="667794"/>
                                <a:pt x="1834957" y="569567"/>
                                <a:pt x="2348315" y="498995"/>
                              </a:cubicBezTo>
                              <a:cubicBezTo>
                                <a:pt x="2789701" y="438317"/>
                                <a:pt x="3233082" y="393162"/>
                                <a:pt x="3675465" y="340245"/>
                              </a:cubicBezTo>
                              <a:cubicBezTo>
                                <a:pt x="4180607" y="459102"/>
                                <a:pt x="3923268" y="380241"/>
                                <a:pt x="2576915" y="702195"/>
                              </a:cubicBezTo>
                              <a:cubicBezTo>
                                <a:pt x="1911498" y="861316"/>
                                <a:pt x="1239959" y="993721"/>
                                <a:pt x="570315" y="1133995"/>
                              </a:cubicBezTo>
                              <a:cubicBezTo>
                                <a:pt x="391128" y="1171530"/>
                                <a:pt x="-130869" y="1321943"/>
                                <a:pt x="30565" y="1235595"/>
                              </a:cubicBezTo>
                              <a:cubicBezTo>
                                <a:pt x="1064584" y="682515"/>
                                <a:pt x="3238399" y="458731"/>
                                <a:pt x="4024715" y="321195"/>
                              </a:cubicBezTo>
                              <a:cubicBezTo>
                                <a:pt x="4250610" y="281683"/>
                                <a:pt x="4933489" y="213245"/>
                                <a:pt x="4704165" y="213245"/>
                              </a:cubicBezTo>
                            </a:path>
                          </a:pathLst>
                        </a:custGeom>
                        <a:no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30057" id="Vrije vorm: vorm 1" o:spid="_x0000_s1026" style="position:absolute;margin-left:131pt;margin-top:7.1pt;width:374.05pt;height:99.3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750601,1261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" path="m1618065,194195v42333,93133,87653,184966,127000,279400c1748321,481410,1748289,506824,1745065,498995,1649460,266811,1665452,304131,1624415,98945v12700,-21167,13511,-61330,38100,-63500c2091995,-2450,2117398,94452,2507065,308495v22048,51057,222571,325863,57150,419100c2479594,775290,2373715,765695,2278465,784745v-154517,-4233,-332681,-94960,-463550,-12700c1734372,822672,1975040,874838,2056215,924445v33156,20262,101600,57150,101600,57150c2296615,803758,2482770,628771,2468965,371995,2457456,157924,2308397,149740,2208615,22745v-11173,-14220,33867,12700,50800,19050c2644903,508828,2546617,339989,2818215,854595v7193,13628,8467,29633,12700,44450c2822448,901162,2809560,913128,2805515,905395,2792779,881046,2483489,256309,2526115,149745v39774,-99436,61826,205364,101600,304800c2639052,482889,2661582,505345,2678515,530745v10583,-91017,13149,-183328,31750,-273050c2727798,173124,2724107,-49714,2786465,10045v22770,21821,91510,494745,107950,603250c2538815,642928,2182505,665016,1827615,702195v-90006,9429,-357155,53598,-266700,50800c1855910,743871,2149348,706428,2443565,683145v182033,-52917,365830,-100108,546100,-158750c2996922,522034,2965943,517730,2970615,511695v51342,-66317,114300,-122767,171450,-184150c3293973,-26906,3229176,193449,2310215,378345,1892917,462306,1479775,565820,1065615,664095v-85437,20273,-341091,81060,-254000,69850c1325561,667794,1834957,569567,2348315,498995,2789701,438317,3233082,393162,3675465,340245v505142,118857,247803,39996,-1098550,361950c1911498,861316,1239959,993721,570315,1133995v-179187,37535,-701184,187948,-539750,101600c1064584,682515,3238399,458731,4024715,321195v225895,-39512,908774,-107950,679450,-107950e" filled="f" strokeweight=".35mm">
                <v:stroke joinstyle="miter"/>
                <v:path arrowok="t" o:connecttype="custom" o:connectlocs="1618065,194195;1745065,473595;1745065,498995;1624415,98945;1662515,35445;2507065,308495;2564215,727595;2278465,784745;1814915,772045;2056215,924445;2157815,981595;2468965,371995;2208615,22745;2259415,41795;2818215,854595;2830915,899045;2805515,905395;2526115,149745;2627715,454545;2678515,530745;2710265,257695;2786465,10045;2894415,613295;1827615,702195;1560915,752995;2443565,683145;2989665,524395;2970615,511695;3142065,327545;2310215,378345;1065615,664095;811615,733945;2348315,498995;3675465,340245;2576915,702195;570315,1133995;30565,1235595;4024715,321195;4704165,213245" o:connectangles="0,0,0,0,0,0,0,0,0,0,0,0,0,0,0,0,0,0,0,0,0,0,0,0,0,0,0,0,0,0,0,0,0,0,0,0,0,0,0"/>
              </v:shape>
            </w:pict>
          </mc:Fallback>
        </mc:AlternateContent>
      </w:r>
    </w:p>
    <w:p w14:paraId="39D8E60B" w14:textId="77777777" w:rsidR="009C1F31" w:rsidRDefault="009C1F31" w:rsidP="009C1F31"/>
    <w:p w14:paraId="50FE096A" w14:textId="77777777" w:rsidR="009C1F31" w:rsidRDefault="009C1F31" w:rsidP="009C1F31"/>
    <w:p w14:paraId="3CBC040B" w14:textId="6F84CA00" w:rsidR="009C1F31" w:rsidRDefault="003D4DF2" w:rsidP="009C1F31">
      <w:r>
        <w:rPr>
          <w:noProof/>
        </w:rPr>
        <mc:AlternateContent>
          <mc:Choice Requires="wpi">
            <w:drawing>
              <wp:anchor distT="0" distB="0" distL="114300" distR="114300" simplePos="0" relativeHeight="251664384" behindDoc="0" locked="0" layoutInCell="1" allowOverlap="1" wp14:anchorId="544652EB" wp14:editId="3AEE1814">
                <wp:simplePos x="0" y="0"/>
                <wp:positionH relativeFrom="column">
                  <wp:posOffset>-571170</wp:posOffset>
                </wp:positionH>
                <wp:positionV relativeFrom="paragraph">
                  <wp:posOffset>-404185</wp:posOffset>
                </wp:positionV>
                <wp:extent cx="2550960" cy="1106280"/>
                <wp:effectExtent l="38100" t="38100" r="40005" b="36830"/>
                <wp:wrapNone/>
                <wp:docPr id="263582495" name="Inkt 6"/>
                <wp:cNvGraphicFramePr/>
                <a:graphic xmlns:a="http://schemas.openxmlformats.org/drawingml/2006/main">
                  <a:graphicData uri="http://schemas.microsoft.com/office/word/2010/wordprocessingInk">
                    <w14:contentPart bwMode="auto" r:id="rId13">
                      <w14:nvContentPartPr>
                        <w14:cNvContentPartPr/>
                      </w14:nvContentPartPr>
                      <w14:xfrm>
                        <a:off x="0" y="0"/>
                        <a:ext cx="2550960" cy="1106280"/>
                      </w14:xfrm>
                    </w14:contentPart>
                  </a:graphicData>
                </a:graphic>
              </wp:anchor>
            </w:drawing>
          </mc:Choice>
          <mc:Fallback>
            <w:pict>
              <v:shapetype w14:anchorId="33B102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6" o:spid="_x0000_s1026" type="#_x0000_t75" style="position:absolute;margin-left:-45.45pt;margin-top:-32.35pt;width:201.85pt;height:88.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">
                <v:imagedata r:id="rId14" o:title=""/>
              </v:shape>
            </w:pict>
          </mc:Fallback>
        </mc:AlternateContent>
      </w:r>
    </w:p>
    <w:p w14:paraId="13F4005A" w14:textId="77777777" w:rsidR="009C1F31" w:rsidRDefault="009C1F31" w:rsidP="009C1F31"/>
    <w:p w14:paraId="12BE34D2" w14:textId="77777777" w:rsidR="009C1F31" w:rsidRDefault="009C1F31" w:rsidP="009C1F31"/>
    <w:p w14:paraId="25FD11A4" w14:textId="77777777" w:rsidR="009C1F31" w:rsidRDefault="009C1F31" w:rsidP="009C1F31"/>
    <w:p w14:paraId="789A80A4" w14:textId="77777777" w:rsidR="009C1F31" w:rsidRPr="00AB0DCB" w:rsidRDefault="009C1F31" w:rsidP="009C1F31"/>
    <w:p w14:paraId="5A45F908" w14:textId="77777777" w:rsidR="009C1F31" w:rsidRPr="00AB0DCB" w:rsidRDefault="009C1F31" w:rsidP="009C1F31"/>
    <w:p w14:paraId="496F7FA6" w14:textId="3F833718" w:rsidR="009C1F31" w:rsidRPr="00AB0DCB" w:rsidRDefault="009C1F31" w:rsidP="009226BE">
      <w:pPr>
        <w:tabs>
          <w:tab w:val="left" w:pos="5103"/>
          <w:tab w:val="left" w:pos="7230"/>
        </w:tabs>
        <w:rPr>
          <w:i/>
        </w:rPr>
      </w:pPr>
      <w:r w:rsidRPr="00AB0DCB">
        <w:rPr>
          <w:i/>
        </w:rPr>
        <w:t>Hogeschool Utrecht</w:t>
      </w:r>
      <w:r w:rsidRPr="00AB0DCB">
        <w:rPr>
          <w:i/>
        </w:rPr>
        <w:tab/>
      </w:r>
      <w:r w:rsidR="003228BC">
        <w:rPr>
          <w:i/>
        </w:rPr>
        <w:t>Traject Parket</w:t>
      </w:r>
      <w:r w:rsidRPr="00AB0DCB">
        <w:rPr>
          <w:i/>
        </w:rPr>
        <w:t>.</w:t>
      </w:r>
    </w:p>
    <w:p w14:paraId="03F24411" w14:textId="63E2361E" w:rsidR="009C1F31" w:rsidRPr="00AB0DCB" w:rsidRDefault="00FE20AD" w:rsidP="009226BE">
      <w:pPr>
        <w:tabs>
          <w:tab w:val="left" w:pos="5103"/>
          <w:tab w:val="left" w:pos="7230"/>
        </w:tabs>
        <w:rPr>
          <w:i/>
        </w:rPr>
      </w:pPr>
      <w:r>
        <w:rPr>
          <w:i/>
        </w:rPr>
        <w:t>Mark Luiken</w:t>
      </w:r>
      <w:r w:rsidR="009C1F31" w:rsidRPr="00AB0DCB">
        <w:rPr>
          <w:i/>
        </w:rPr>
        <w:tab/>
      </w:r>
      <w:r w:rsidR="003228BC">
        <w:rPr>
          <w:i/>
        </w:rPr>
        <w:t>Martijn Dijkstra</w:t>
      </w:r>
    </w:p>
    <w:p w14:paraId="0029F84D" w14:textId="798DB5EA" w:rsidR="009C1F31" w:rsidRDefault="009C1F31" w:rsidP="009226BE">
      <w:pPr>
        <w:tabs>
          <w:tab w:val="left" w:pos="5103"/>
          <w:tab w:val="left" w:pos="7230"/>
        </w:tabs>
        <w:rPr>
          <w:i/>
        </w:rPr>
      </w:pPr>
      <w:r w:rsidRPr="00AB0DCB">
        <w:rPr>
          <w:i/>
        </w:rPr>
        <w:t>Amersfoort, datum</w:t>
      </w:r>
      <w:r w:rsidR="00FE20AD">
        <w:rPr>
          <w:i/>
        </w:rPr>
        <w:t>: 12-01-2025</w:t>
      </w:r>
      <w:r w:rsidRPr="00AB0DCB">
        <w:rPr>
          <w:i/>
        </w:rPr>
        <w:t>:</w:t>
      </w:r>
      <w:r w:rsidRPr="00AB0DCB">
        <w:rPr>
          <w:i/>
        </w:rPr>
        <w:tab/>
      </w:r>
      <w:proofErr w:type="spellStart"/>
      <w:r w:rsidR="003228BC">
        <w:rPr>
          <w:i/>
        </w:rPr>
        <w:t>Doetichem</w:t>
      </w:r>
      <w:proofErr w:type="spellEnd"/>
      <w:r w:rsidRPr="00AB0DCB">
        <w:rPr>
          <w:i/>
        </w:rPr>
        <w:t xml:space="preserve"> datum:</w:t>
      </w:r>
      <w:r w:rsidR="0038223A">
        <w:rPr>
          <w:i/>
        </w:rPr>
        <w:t xml:space="preserve"> 12-01-2025</w:t>
      </w:r>
    </w:p>
    <w:p w14:paraId="65275752" w14:textId="77777777" w:rsidR="009C1F31" w:rsidRDefault="009C1F31" w:rsidP="009226BE">
      <w:pPr>
        <w:tabs>
          <w:tab w:val="left" w:pos="5103"/>
        </w:tabs>
        <w:spacing w:line="240" w:lineRule="auto"/>
        <w:jc w:val="left"/>
        <w:rPr>
          <w:i/>
        </w:rPr>
      </w:pPr>
      <w:r>
        <w:rPr>
          <w:i/>
        </w:rPr>
        <w:br w:type="page"/>
      </w:r>
    </w:p>
    <w:p w14:paraId="232870F5" w14:textId="77777777" w:rsidR="00007930" w:rsidRDefault="00007930">
      <w:pPr>
        <w:spacing w:line="240" w:lineRule="auto"/>
        <w:jc w:val="left"/>
      </w:pPr>
    </w:p>
    <w:p w14:paraId="3381A818" w14:textId="77777777" w:rsidR="002D2DFF" w:rsidRPr="003A280A" w:rsidRDefault="002D2DFF" w:rsidP="003A280A">
      <w:pPr>
        <w:spacing w:line="360" w:lineRule="auto"/>
        <w:rPr>
          <w:rFonts w:cs="Arial"/>
          <w:b/>
          <w:color w:val="00A1E1"/>
          <w:sz w:val="40"/>
          <w:szCs w:val="40"/>
        </w:rPr>
      </w:pPr>
      <w:bookmarkStart w:id="0" w:name="_Toc138744266"/>
      <w:r w:rsidRPr="003A280A">
        <w:rPr>
          <w:rFonts w:cs="Arial"/>
          <w:b/>
          <w:color w:val="00A1E1"/>
          <w:sz w:val="40"/>
          <w:szCs w:val="40"/>
        </w:rPr>
        <w:t>Management samenvatting</w:t>
      </w:r>
      <w:bookmarkEnd w:id="0"/>
    </w:p>
    <w:p w14:paraId="7EEA62DE" w14:textId="77777777" w:rsidR="00797066" w:rsidRDefault="00797066" w:rsidP="00797066">
      <w:pPr>
        <w:jc w:val="left"/>
      </w:pPr>
      <w:r w:rsidRPr="00797066">
        <w:t xml:space="preserve">Dit document beschrijft het project waarbij een prototype is ontwikkeld voor een geautomatiseerd sorteersysteem voor houten planken. Het doel van het project is om de efficiëntie en consistentie in het sorteerproces te verbeteren door middel van moderne technologieën zoals machine </w:t>
      </w:r>
      <w:proofErr w:type="spellStart"/>
      <w:r w:rsidRPr="00797066">
        <w:t>learning</w:t>
      </w:r>
      <w:proofErr w:type="spellEnd"/>
      <w:r w:rsidRPr="00797066">
        <w:t xml:space="preserve"> en beeldherkenning.</w:t>
      </w:r>
    </w:p>
    <w:p w14:paraId="6498041C" w14:textId="77777777" w:rsidR="00797066" w:rsidRPr="0082079C" w:rsidRDefault="00797066" w:rsidP="00797066">
      <w:pPr>
        <w:jc w:val="left"/>
      </w:pPr>
    </w:p>
    <w:p w14:paraId="04A3B3D3" w14:textId="77777777" w:rsidR="003A280A" w:rsidRPr="003A280A" w:rsidRDefault="003A280A" w:rsidP="00797066">
      <w:pPr>
        <w:jc w:val="left"/>
      </w:pPr>
      <w:r w:rsidRPr="003A280A">
        <w:br w:type="page"/>
      </w:r>
    </w:p>
    <w:p w14:paraId="477BCC69" w14:textId="6B4301A9" w:rsidR="002930C2" w:rsidRPr="00C471CD" w:rsidRDefault="002930C2" w:rsidP="00CB45C5">
      <w:pPr>
        <w:spacing w:line="360" w:lineRule="auto"/>
        <w:rPr>
          <w:rFonts w:cs="Arial"/>
          <w:b/>
          <w:color w:val="00A1E1"/>
          <w:sz w:val="40"/>
          <w:szCs w:val="40"/>
        </w:rPr>
      </w:pPr>
      <w:r w:rsidRPr="00C471CD">
        <w:rPr>
          <w:rFonts w:cs="Arial"/>
          <w:b/>
          <w:color w:val="00A1E1"/>
          <w:sz w:val="40"/>
          <w:szCs w:val="40"/>
        </w:rPr>
        <w:lastRenderedPageBreak/>
        <w:t>Inhoudsopgave</w:t>
      </w:r>
    </w:p>
    <w:sdt>
      <w:sdtPr>
        <w:rPr>
          <w:rFonts w:ascii="Arial" w:eastAsia="Times New Roman" w:hAnsi="Arial" w:cs="Times New Roman"/>
          <w:color w:val="auto"/>
          <w:sz w:val="20"/>
          <w:szCs w:val="20"/>
        </w:rPr>
        <w:id w:val="-1526851905"/>
        <w:docPartObj>
          <w:docPartGallery w:val="Table of Contents"/>
          <w:docPartUnique/>
        </w:docPartObj>
      </w:sdtPr>
      <w:sdtEndPr>
        <w:rPr>
          <w:b/>
          <w:bCs/>
        </w:rPr>
      </w:sdtEndPr>
      <w:sdtContent>
        <w:p w14:paraId="153CF10A" w14:textId="43D09107" w:rsidR="00EB301B" w:rsidRDefault="00EB301B">
          <w:pPr>
            <w:pStyle w:val="Kopvaninhoudsopgave"/>
          </w:pPr>
        </w:p>
        <w:p w14:paraId="47C9D657" w14:textId="4DDD4FCE" w:rsidR="00EB301B" w:rsidRDefault="00EB301B">
          <w:pPr>
            <w:pStyle w:val="Inhopg1"/>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87594998" w:history="1">
            <w:r w:rsidRPr="0060025E">
              <w:rPr>
                <w:rStyle w:val="Hyperlink"/>
                <w:noProof/>
              </w:rPr>
              <w:t>1</w:t>
            </w:r>
            <w:r>
              <w:rPr>
                <w:rFonts w:asciiTheme="minorHAnsi" w:eastAsiaTheme="minorEastAsia" w:hAnsiTheme="minorHAnsi" w:cstheme="minorBidi"/>
                <w:b w:val="0"/>
                <w:noProof/>
                <w:kern w:val="2"/>
                <w:sz w:val="24"/>
                <w:szCs w:val="24"/>
                <w14:ligatures w14:val="standardContextual"/>
              </w:rPr>
              <w:tab/>
            </w:r>
            <w:r w:rsidRPr="0060025E">
              <w:rPr>
                <w:rStyle w:val="Hyperlink"/>
                <w:noProof/>
              </w:rPr>
              <w:t>Inleiding</w:t>
            </w:r>
            <w:r>
              <w:rPr>
                <w:noProof/>
                <w:webHidden/>
              </w:rPr>
              <w:tab/>
            </w:r>
            <w:r>
              <w:rPr>
                <w:noProof/>
                <w:webHidden/>
              </w:rPr>
              <w:fldChar w:fldCharType="begin"/>
            </w:r>
            <w:r>
              <w:rPr>
                <w:noProof/>
                <w:webHidden/>
              </w:rPr>
              <w:instrText xml:space="preserve"> PAGEREF _Toc187594998 \h </w:instrText>
            </w:r>
            <w:r>
              <w:rPr>
                <w:noProof/>
                <w:webHidden/>
              </w:rPr>
            </w:r>
            <w:r>
              <w:rPr>
                <w:noProof/>
                <w:webHidden/>
              </w:rPr>
              <w:fldChar w:fldCharType="separate"/>
            </w:r>
            <w:r w:rsidR="008D0526">
              <w:rPr>
                <w:noProof/>
                <w:webHidden/>
              </w:rPr>
              <w:t>6</w:t>
            </w:r>
            <w:r>
              <w:rPr>
                <w:noProof/>
                <w:webHidden/>
              </w:rPr>
              <w:fldChar w:fldCharType="end"/>
            </w:r>
          </w:hyperlink>
        </w:p>
        <w:p w14:paraId="25309349" w14:textId="71FE787A"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4999" w:history="1">
            <w:r w:rsidRPr="0060025E">
              <w:rPr>
                <w:rStyle w:val="Hyperlink"/>
                <w:noProof/>
              </w:rPr>
              <w:t>1.1</w:t>
            </w:r>
            <w:r>
              <w:rPr>
                <w:rFonts w:asciiTheme="minorHAnsi" w:eastAsiaTheme="minorEastAsia" w:hAnsiTheme="minorHAnsi" w:cstheme="minorBidi"/>
                <w:noProof/>
                <w:kern w:val="2"/>
                <w:sz w:val="24"/>
                <w:szCs w:val="24"/>
                <w14:ligatures w14:val="standardContextual"/>
              </w:rPr>
              <w:tab/>
            </w:r>
            <w:r w:rsidRPr="0060025E">
              <w:rPr>
                <w:rStyle w:val="Hyperlink"/>
                <w:noProof/>
              </w:rPr>
              <w:t>Leeswijzer</w:t>
            </w:r>
            <w:r>
              <w:rPr>
                <w:noProof/>
                <w:webHidden/>
              </w:rPr>
              <w:tab/>
            </w:r>
            <w:r>
              <w:rPr>
                <w:noProof/>
                <w:webHidden/>
              </w:rPr>
              <w:fldChar w:fldCharType="begin"/>
            </w:r>
            <w:r>
              <w:rPr>
                <w:noProof/>
                <w:webHidden/>
              </w:rPr>
              <w:instrText xml:space="preserve"> PAGEREF _Toc187594999 \h </w:instrText>
            </w:r>
            <w:r>
              <w:rPr>
                <w:noProof/>
                <w:webHidden/>
              </w:rPr>
            </w:r>
            <w:r>
              <w:rPr>
                <w:noProof/>
                <w:webHidden/>
              </w:rPr>
              <w:fldChar w:fldCharType="separate"/>
            </w:r>
            <w:r w:rsidR="008D0526">
              <w:rPr>
                <w:noProof/>
                <w:webHidden/>
              </w:rPr>
              <w:t>6</w:t>
            </w:r>
            <w:r>
              <w:rPr>
                <w:noProof/>
                <w:webHidden/>
              </w:rPr>
              <w:fldChar w:fldCharType="end"/>
            </w:r>
          </w:hyperlink>
        </w:p>
        <w:p w14:paraId="538F1C87" w14:textId="7FC65B1D" w:rsidR="00EB301B" w:rsidRDefault="00EB301B">
          <w:pPr>
            <w:pStyle w:val="Inhopg1"/>
            <w:rPr>
              <w:rFonts w:asciiTheme="minorHAnsi" w:eastAsiaTheme="minorEastAsia" w:hAnsiTheme="minorHAnsi" w:cstheme="minorBidi"/>
              <w:b w:val="0"/>
              <w:noProof/>
              <w:kern w:val="2"/>
              <w:sz w:val="24"/>
              <w:szCs w:val="24"/>
              <w14:ligatures w14:val="standardContextual"/>
            </w:rPr>
          </w:pPr>
          <w:hyperlink w:anchor="_Toc187595000" w:history="1">
            <w:r w:rsidRPr="0060025E">
              <w:rPr>
                <w:rStyle w:val="Hyperlink"/>
                <w:noProof/>
              </w:rPr>
              <w:t>2</w:t>
            </w:r>
            <w:r>
              <w:rPr>
                <w:rFonts w:asciiTheme="minorHAnsi" w:eastAsiaTheme="minorEastAsia" w:hAnsiTheme="minorHAnsi" w:cstheme="minorBidi"/>
                <w:b w:val="0"/>
                <w:noProof/>
                <w:kern w:val="2"/>
                <w:sz w:val="24"/>
                <w:szCs w:val="24"/>
                <w14:ligatures w14:val="standardContextual"/>
              </w:rPr>
              <w:tab/>
            </w:r>
            <w:r w:rsidRPr="0060025E">
              <w:rPr>
                <w:rStyle w:val="Hyperlink"/>
                <w:noProof/>
              </w:rPr>
              <w:t>Analyse</w:t>
            </w:r>
            <w:r>
              <w:rPr>
                <w:noProof/>
                <w:webHidden/>
              </w:rPr>
              <w:tab/>
            </w:r>
            <w:r>
              <w:rPr>
                <w:noProof/>
                <w:webHidden/>
              </w:rPr>
              <w:fldChar w:fldCharType="begin"/>
            </w:r>
            <w:r>
              <w:rPr>
                <w:noProof/>
                <w:webHidden/>
              </w:rPr>
              <w:instrText xml:space="preserve"> PAGEREF _Toc187595000 \h </w:instrText>
            </w:r>
            <w:r>
              <w:rPr>
                <w:noProof/>
                <w:webHidden/>
              </w:rPr>
            </w:r>
            <w:r>
              <w:rPr>
                <w:noProof/>
                <w:webHidden/>
              </w:rPr>
              <w:fldChar w:fldCharType="separate"/>
            </w:r>
            <w:r w:rsidR="008D0526">
              <w:rPr>
                <w:noProof/>
                <w:webHidden/>
              </w:rPr>
              <w:t>7</w:t>
            </w:r>
            <w:r>
              <w:rPr>
                <w:noProof/>
                <w:webHidden/>
              </w:rPr>
              <w:fldChar w:fldCharType="end"/>
            </w:r>
          </w:hyperlink>
        </w:p>
        <w:p w14:paraId="34464C0C" w14:textId="2E8097D1"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01" w:history="1">
            <w:r w:rsidRPr="0060025E">
              <w:rPr>
                <w:rStyle w:val="Hyperlink"/>
                <w:noProof/>
              </w:rPr>
              <w:t>2.1</w:t>
            </w:r>
            <w:r>
              <w:rPr>
                <w:rFonts w:asciiTheme="minorHAnsi" w:eastAsiaTheme="minorEastAsia" w:hAnsiTheme="minorHAnsi" w:cstheme="minorBidi"/>
                <w:noProof/>
                <w:kern w:val="2"/>
                <w:sz w:val="24"/>
                <w:szCs w:val="24"/>
                <w14:ligatures w14:val="standardContextual"/>
              </w:rPr>
              <w:tab/>
            </w:r>
            <w:r w:rsidRPr="0060025E">
              <w:rPr>
                <w:rStyle w:val="Hyperlink"/>
                <w:noProof/>
              </w:rPr>
              <w:t>Organisatiebeschrijving</w:t>
            </w:r>
            <w:r>
              <w:rPr>
                <w:noProof/>
                <w:webHidden/>
              </w:rPr>
              <w:tab/>
            </w:r>
            <w:r>
              <w:rPr>
                <w:noProof/>
                <w:webHidden/>
              </w:rPr>
              <w:fldChar w:fldCharType="begin"/>
            </w:r>
            <w:r>
              <w:rPr>
                <w:noProof/>
                <w:webHidden/>
              </w:rPr>
              <w:instrText xml:space="preserve"> PAGEREF _Toc187595001 \h </w:instrText>
            </w:r>
            <w:r>
              <w:rPr>
                <w:noProof/>
                <w:webHidden/>
              </w:rPr>
            </w:r>
            <w:r>
              <w:rPr>
                <w:noProof/>
                <w:webHidden/>
              </w:rPr>
              <w:fldChar w:fldCharType="separate"/>
            </w:r>
            <w:r w:rsidR="008D0526">
              <w:rPr>
                <w:noProof/>
                <w:webHidden/>
              </w:rPr>
              <w:t>7</w:t>
            </w:r>
            <w:r>
              <w:rPr>
                <w:noProof/>
                <w:webHidden/>
              </w:rPr>
              <w:fldChar w:fldCharType="end"/>
            </w:r>
          </w:hyperlink>
        </w:p>
        <w:p w14:paraId="07E03C82" w14:textId="2248F30D"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02" w:history="1">
            <w:r w:rsidRPr="0060025E">
              <w:rPr>
                <w:rStyle w:val="Hyperlink"/>
                <w:noProof/>
              </w:rPr>
              <w:t>2.2</w:t>
            </w:r>
            <w:r>
              <w:rPr>
                <w:rFonts w:asciiTheme="minorHAnsi" w:eastAsiaTheme="minorEastAsia" w:hAnsiTheme="minorHAnsi" w:cstheme="minorBidi"/>
                <w:noProof/>
                <w:kern w:val="2"/>
                <w:sz w:val="24"/>
                <w:szCs w:val="24"/>
                <w14:ligatures w14:val="standardContextual"/>
              </w:rPr>
              <w:tab/>
            </w:r>
            <w:r w:rsidRPr="0060025E">
              <w:rPr>
                <w:rStyle w:val="Hyperlink"/>
                <w:noProof/>
              </w:rPr>
              <w:t>Bestaande situatie</w:t>
            </w:r>
            <w:r>
              <w:rPr>
                <w:noProof/>
                <w:webHidden/>
              </w:rPr>
              <w:tab/>
            </w:r>
            <w:r>
              <w:rPr>
                <w:noProof/>
                <w:webHidden/>
              </w:rPr>
              <w:fldChar w:fldCharType="begin"/>
            </w:r>
            <w:r>
              <w:rPr>
                <w:noProof/>
                <w:webHidden/>
              </w:rPr>
              <w:instrText xml:space="preserve"> PAGEREF _Toc187595002 \h </w:instrText>
            </w:r>
            <w:r>
              <w:rPr>
                <w:noProof/>
                <w:webHidden/>
              </w:rPr>
            </w:r>
            <w:r>
              <w:rPr>
                <w:noProof/>
                <w:webHidden/>
              </w:rPr>
              <w:fldChar w:fldCharType="separate"/>
            </w:r>
            <w:r w:rsidR="008D0526">
              <w:rPr>
                <w:noProof/>
                <w:webHidden/>
              </w:rPr>
              <w:t>7</w:t>
            </w:r>
            <w:r>
              <w:rPr>
                <w:noProof/>
                <w:webHidden/>
              </w:rPr>
              <w:fldChar w:fldCharType="end"/>
            </w:r>
          </w:hyperlink>
        </w:p>
        <w:p w14:paraId="407DFA07" w14:textId="34029DCC"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03" w:history="1">
            <w:r w:rsidRPr="0060025E">
              <w:rPr>
                <w:rStyle w:val="Hyperlink"/>
                <w:noProof/>
              </w:rPr>
              <w:t>2.3</w:t>
            </w:r>
            <w:r>
              <w:rPr>
                <w:rFonts w:asciiTheme="minorHAnsi" w:eastAsiaTheme="minorEastAsia" w:hAnsiTheme="minorHAnsi" w:cstheme="minorBidi"/>
                <w:noProof/>
                <w:kern w:val="2"/>
                <w:sz w:val="24"/>
                <w:szCs w:val="24"/>
                <w14:ligatures w14:val="standardContextual"/>
              </w:rPr>
              <w:tab/>
            </w:r>
            <w:r w:rsidRPr="0060025E">
              <w:rPr>
                <w:rStyle w:val="Hyperlink"/>
                <w:noProof/>
              </w:rPr>
              <w:t>Gewenste situatie</w:t>
            </w:r>
            <w:r>
              <w:rPr>
                <w:noProof/>
                <w:webHidden/>
              </w:rPr>
              <w:tab/>
            </w:r>
            <w:r>
              <w:rPr>
                <w:noProof/>
                <w:webHidden/>
              </w:rPr>
              <w:fldChar w:fldCharType="begin"/>
            </w:r>
            <w:r>
              <w:rPr>
                <w:noProof/>
                <w:webHidden/>
              </w:rPr>
              <w:instrText xml:space="preserve"> PAGEREF _Toc187595003 \h </w:instrText>
            </w:r>
            <w:r>
              <w:rPr>
                <w:noProof/>
                <w:webHidden/>
              </w:rPr>
            </w:r>
            <w:r>
              <w:rPr>
                <w:noProof/>
                <w:webHidden/>
              </w:rPr>
              <w:fldChar w:fldCharType="separate"/>
            </w:r>
            <w:r w:rsidR="008D0526">
              <w:rPr>
                <w:noProof/>
                <w:webHidden/>
              </w:rPr>
              <w:t>8</w:t>
            </w:r>
            <w:r>
              <w:rPr>
                <w:noProof/>
                <w:webHidden/>
              </w:rPr>
              <w:fldChar w:fldCharType="end"/>
            </w:r>
          </w:hyperlink>
        </w:p>
        <w:p w14:paraId="3BEDBE3A" w14:textId="528A630D"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04" w:history="1">
            <w:r w:rsidRPr="0060025E">
              <w:rPr>
                <w:rStyle w:val="Hyperlink"/>
                <w:noProof/>
              </w:rPr>
              <w:t>2.4</w:t>
            </w:r>
            <w:r>
              <w:rPr>
                <w:rFonts w:asciiTheme="minorHAnsi" w:eastAsiaTheme="minorEastAsia" w:hAnsiTheme="minorHAnsi" w:cstheme="minorBidi"/>
                <w:noProof/>
                <w:kern w:val="2"/>
                <w:sz w:val="24"/>
                <w:szCs w:val="24"/>
                <w14:ligatures w14:val="standardContextual"/>
              </w:rPr>
              <w:tab/>
            </w:r>
            <w:r w:rsidRPr="0060025E">
              <w:rPr>
                <w:rStyle w:val="Hyperlink"/>
                <w:noProof/>
              </w:rPr>
              <w:t>Opdrachtsomschrijving</w:t>
            </w:r>
            <w:r>
              <w:rPr>
                <w:noProof/>
                <w:webHidden/>
              </w:rPr>
              <w:tab/>
            </w:r>
            <w:r>
              <w:rPr>
                <w:noProof/>
                <w:webHidden/>
              </w:rPr>
              <w:fldChar w:fldCharType="begin"/>
            </w:r>
            <w:r>
              <w:rPr>
                <w:noProof/>
                <w:webHidden/>
              </w:rPr>
              <w:instrText xml:space="preserve"> PAGEREF _Toc187595004 \h </w:instrText>
            </w:r>
            <w:r>
              <w:rPr>
                <w:noProof/>
                <w:webHidden/>
              </w:rPr>
            </w:r>
            <w:r>
              <w:rPr>
                <w:noProof/>
                <w:webHidden/>
              </w:rPr>
              <w:fldChar w:fldCharType="separate"/>
            </w:r>
            <w:r w:rsidR="008D0526">
              <w:rPr>
                <w:noProof/>
                <w:webHidden/>
              </w:rPr>
              <w:t>8</w:t>
            </w:r>
            <w:r>
              <w:rPr>
                <w:noProof/>
                <w:webHidden/>
              </w:rPr>
              <w:fldChar w:fldCharType="end"/>
            </w:r>
          </w:hyperlink>
        </w:p>
        <w:p w14:paraId="2AA78F30" w14:textId="7BCAD77A"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05" w:history="1">
            <w:r w:rsidRPr="0060025E">
              <w:rPr>
                <w:rStyle w:val="Hyperlink"/>
                <w:noProof/>
              </w:rPr>
              <w:t>2.5</w:t>
            </w:r>
            <w:r>
              <w:rPr>
                <w:rFonts w:asciiTheme="minorHAnsi" w:eastAsiaTheme="minorEastAsia" w:hAnsiTheme="minorHAnsi" w:cstheme="minorBidi"/>
                <w:noProof/>
                <w:kern w:val="2"/>
                <w:sz w:val="24"/>
                <w:szCs w:val="24"/>
                <w14:ligatures w14:val="standardContextual"/>
              </w:rPr>
              <w:tab/>
            </w:r>
            <w:r w:rsidRPr="0060025E">
              <w:rPr>
                <w:rStyle w:val="Hyperlink"/>
                <w:noProof/>
              </w:rPr>
              <w:t>Randvoorwaarden</w:t>
            </w:r>
            <w:r>
              <w:rPr>
                <w:noProof/>
                <w:webHidden/>
              </w:rPr>
              <w:tab/>
            </w:r>
            <w:r>
              <w:rPr>
                <w:noProof/>
                <w:webHidden/>
              </w:rPr>
              <w:fldChar w:fldCharType="begin"/>
            </w:r>
            <w:r>
              <w:rPr>
                <w:noProof/>
                <w:webHidden/>
              </w:rPr>
              <w:instrText xml:space="preserve"> PAGEREF _Toc187595005 \h </w:instrText>
            </w:r>
            <w:r>
              <w:rPr>
                <w:noProof/>
                <w:webHidden/>
              </w:rPr>
            </w:r>
            <w:r>
              <w:rPr>
                <w:noProof/>
                <w:webHidden/>
              </w:rPr>
              <w:fldChar w:fldCharType="separate"/>
            </w:r>
            <w:r w:rsidR="008D0526">
              <w:rPr>
                <w:noProof/>
                <w:webHidden/>
              </w:rPr>
              <w:t>8</w:t>
            </w:r>
            <w:r>
              <w:rPr>
                <w:noProof/>
                <w:webHidden/>
              </w:rPr>
              <w:fldChar w:fldCharType="end"/>
            </w:r>
          </w:hyperlink>
        </w:p>
        <w:p w14:paraId="792CEF4A" w14:textId="753A6849"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06" w:history="1">
            <w:r w:rsidRPr="0060025E">
              <w:rPr>
                <w:rStyle w:val="Hyperlink"/>
                <w:noProof/>
              </w:rPr>
              <w:t>2.6</w:t>
            </w:r>
            <w:r>
              <w:rPr>
                <w:rFonts w:asciiTheme="minorHAnsi" w:eastAsiaTheme="minorEastAsia" w:hAnsiTheme="minorHAnsi" w:cstheme="minorBidi"/>
                <w:noProof/>
                <w:kern w:val="2"/>
                <w:sz w:val="24"/>
                <w:szCs w:val="24"/>
                <w14:ligatures w14:val="standardContextual"/>
              </w:rPr>
              <w:tab/>
            </w:r>
            <w:r w:rsidRPr="0060025E">
              <w:rPr>
                <w:rStyle w:val="Hyperlink"/>
                <w:noProof/>
              </w:rPr>
              <w:t>Afbakening</w:t>
            </w:r>
            <w:r>
              <w:rPr>
                <w:noProof/>
                <w:webHidden/>
              </w:rPr>
              <w:tab/>
            </w:r>
            <w:r>
              <w:rPr>
                <w:noProof/>
                <w:webHidden/>
              </w:rPr>
              <w:fldChar w:fldCharType="begin"/>
            </w:r>
            <w:r>
              <w:rPr>
                <w:noProof/>
                <w:webHidden/>
              </w:rPr>
              <w:instrText xml:space="preserve"> PAGEREF _Toc187595006 \h </w:instrText>
            </w:r>
            <w:r>
              <w:rPr>
                <w:noProof/>
                <w:webHidden/>
              </w:rPr>
            </w:r>
            <w:r>
              <w:rPr>
                <w:noProof/>
                <w:webHidden/>
              </w:rPr>
              <w:fldChar w:fldCharType="separate"/>
            </w:r>
            <w:r w:rsidR="008D0526">
              <w:rPr>
                <w:noProof/>
                <w:webHidden/>
              </w:rPr>
              <w:t>8</w:t>
            </w:r>
            <w:r>
              <w:rPr>
                <w:noProof/>
                <w:webHidden/>
              </w:rPr>
              <w:fldChar w:fldCharType="end"/>
            </w:r>
          </w:hyperlink>
        </w:p>
        <w:p w14:paraId="4BE4D554" w14:textId="433AF63A" w:rsidR="00EB301B" w:rsidRDefault="00EB301B">
          <w:pPr>
            <w:pStyle w:val="Inhopg1"/>
            <w:rPr>
              <w:rFonts w:asciiTheme="minorHAnsi" w:eastAsiaTheme="minorEastAsia" w:hAnsiTheme="minorHAnsi" w:cstheme="minorBidi"/>
              <w:b w:val="0"/>
              <w:noProof/>
              <w:kern w:val="2"/>
              <w:sz w:val="24"/>
              <w:szCs w:val="24"/>
              <w14:ligatures w14:val="standardContextual"/>
            </w:rPr>
          </w:pPr>
          <w:hyperlink w:anchor="_Toc187595007" w:history="1">
            <w:r w:rsidRPr="0060025E">
              <w:rPr>
                <w:rStyle w:val="Hyperlink"/>
                <w:noProof/>
              </w:rPr>
              <w:t>3</w:t>
            </w:r>
            <w:r>
              <w:rPr>
                <w:rFonts w:asciiTheme="minorHAnsi" w:eastAsiaTheme="minorEastAsia" w:hAnsiTheme="minorHAnsi" w:cstheme="minorBidi"/>
                <w:b w:val="0"/>
                <w:noProof/>
                <w:kern w:val="2"/>
                <w:sz w:val="24"/>
                <w:szCs w:val="24"/>
                <w14:ligatures w14:val="standardContextual"/>
              </w:rPr>
              <w:tab/>
            </w:r>
            <w:r w:rsidRPr="0060025E">
              <w:rPr>
                <w:rStyle w:val="Hyperlink"/>
                <w:noProof/>
              </w:rPr>
              <w:t>Onderzoek</w:t>
            </w:r>
            <w:r>
              <w:rPr>
                <w:noProof/>
                <w:webHidden/>
              </w:rPr>
              <w:tab/>
            </w:r>
            <w:r>
              <w:rPr>
                <w:noProof/>
                <w:webHidden/>
              </w:rPr>
              <w:fldChar w:fldCharType="begin"/>
            </w:r>
            <w:r>
              <w:rPr>
                <w:noProof/>
                <w:webHidden/>
              </w:rPr>
              <w:instrText xml:space="preserve"> PAGEREF _Toc187595007 \h </w:instrText>
            </w:r>
            <w:r>
              <w:rPr>
                <w:noProof/>
                <w:webHidden/>
              </w:rPr>
            </w:r>
            <w:r>
              <w:rPr>
                <w:noProof/>
                <w:webHidden/>
              </w:rPr>
              <w:fldChar w:fldCharType="separate"/>
            </w:r>
            <w:r w:rsidR="008D0526">
              <w:rPr>
                <w:noProof/>
                <w:webHidden/>
              </w:rPr>
              <w:t>9</w:t>
            </w:r>
            <w:r>
              <w:rPr>
                <w:noProof/>
                <w:webHidden/>
              </w:rPr>
              <w:fldChar w:fldCharType="end"/>
            </w:r>
          </w:hyperlink>
        </w:p>
        <w:p w14:paraId="24D8E3A4" w14:textId="7DC73711"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08" w:history="1">
            <w:r w:rsidRPr="0060025E">
              <w:rPr>
                <w:rStyle w:val="Hyperlink"/>
                <w:noProof/>
              </w:rPr>
              <w:t>3.1</w:t>
            </w:r>
            <w:r>
              <w:rPr>
                <w:rFonts w:asciiTheme="minorHAnsi" w:eastAsiaTheme="minorEastAsia" w:hAnsiTheme="minorHAnsi" w:cstheme="minorBidi"/>
                <w:noProof/>
                <w:kern w:val="2"/>
                <w:sz w:val="24"/>
                <w:szCs w:val="24"/>
                <w14:ligatures w14:val="standardContextual"/>
              </w:rPr>
              <w:tab/>
            </w:r>
            <w:r w:rsidRPr="0060025E">
              <w:rPr>
                <w:rStyle w:val="Hyperlink"/>
                <w:noProof/>
              </w:rPr>
              <w:t>Onderzoeksvragen</w:t>
            </w:r>
            <w:r>
              <w:rPr>
                <w:noProof/>
                <w:webHidden/>
              </w:rPr>
              <w:tab/>
            </w:r>
            <w:r>
              <w:rPr>
                <w:noProof/>
                <w:webHidden/>
              </w:rPr>
              <w:fldChar w:fldCharType="begin"/>
            </w:r>
            <w:r>
              <w:rPr>
                <w:noProof/>
                <w:webHidden/>
              </w:rPr>
              <w:instrText xml:space="preserve"> PAGEREF _Toc187595008 \h </w:instrText>
            </w:r>
            <w:r>
              <w:rPr>
                <w:noProof/>
                <w:webHidden/>
              </w:rPr>
            </w:r>
            <w:r>
              <w:rPr>
                <w:noProof/>
                <w:webHidden/>
              </w:rPr>
              <w:fldChar w:fldCharType="separate"/>
            </w:r>
            <w:r w:rsidR="008D0526">
              <w:rPr>
                <w:noProof/>
                <w:webHidden/>
              </w:rPr>
              <w:t>9</w:t>
            </w:r>
            <w:r>
              <w:rPr>
                <w:noProof/>
                <w:webHidden/>
              </w:rPr>
              <w:fldChar w:fldCharType="end"/>
            </w:r>
          </w:hyperlink>
        </w:p>
        <w:p w14:paraId="2FA1C22D" w14:textId="1A0D62C1"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09" w:history="1">
            <w:r w:rsidRPr="0060025E">
              <w:rPr>
                <w:rStyle w:val="Hyperlink"/>
                <w:noProof/>
              </w:rPr>
              <w:t>3.2</w:t>
            </w:r>
            <w:r>
              <w:rPr>
                <w:rFonts w:asciiTheme="minorHAnsi" w:eastAsiaTheme="minorEastAsia" w:hAnsiTheme="minorHAnsi" w:cstheme="minorBidi"/>
                <w:noProof/>
                <w:kern w:val="2"/>
                <w:sz w:val="24"/>
                <w:szCs w:val="24"/>
                <w14:ligatures w14:val="standardContextual"/>
              </w:rPr>
              <w:tab/>
            </w:r>
            <w:r w:rsidRPr="0060025E">
              <w:rPr>
                <w:rStyle w:val="Hyperlink"/>
                <w:noProof/>
              </w:rPr>
              <w:t>Benodigde informatie en achtergrond</w:t>
            </w:r>
            <w:r>
              <w:rPr>
                <w:noProof/>
                <w:webHidden/>
              </w:rPr>
              <w:tab/>
            </w:r>
            <w:r>
              <w:rPr>
                <w:noProof/>
                <w:webHidden/>
              </w:rPr>
              <w:fldChar w:fldCharType="begin"/>
            </w:r>
            <w:r>
              <w:rPr>
                <w:noProof/>
                <w:webHidden/>
              </w:rPr>
              <w:instrText xml:space="preserve"> PAGEREF _Toc187595009 \h </w:instrText>
            </w:r>
            <w:r>
              <w:rPr>
                <w:noProof/>
                <w:webHidden/>
              </w:rPr>
            </w:r>
            <w:r>
              <w:rPr>
                <w:noProof/>
                <w:webHidden/>
              </w:rPr>
              <w:fldChar w:fldCharType="separate"/>
            </w:r>
            <w:r w:rsidR="008D0526">
              <w:rPr>
                <w:noProof/>
                <w:webHidden/>
              </w:rPr>
              <w:t>10</w:t>
            </w:r>
            <w:r>
              <w:rPr>
                <w:noProof/>
                <w:webHidden/>
              </w:rPr>
              <w:fldChar w:fldCharType="end"/>
            </w:r>
          </w:hyperlink>
        </w:p>
        <w:p w14:paraId="6BA309A4" w14:textId="1A64CB48"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10" w:history="1">
            <w:r w:rsidRPr="0060025E">
              <w:rPr>
                <w:rStyle w:val="Hyperlink"/>
                <w:noProof/>
              </w:rPr>
              <w:t>3.3</w:t>
            </w:r>
            <w:r>
              <w:rPr>
                <w:rFonts w:asciiTheme="minorHAnsi" w:eastAsiaTheme="minorEastAsia" w:hAnsiTheme="minorHAnsi" w:cstheme="minorBidi"/>
                <w:noProof/>
                <w:kern w:val="2"/>
                <w:sz w:val="24"/>
                <w:szCs w:val="24"/>
                <w14:ligatures w14:val="standardContextual"/>
              </w:rPr>
              <w:tab/>
            </w:r>
            <w:r w:rsidRPr="0060025E">
              <w:rPr>
                <w:rStyle w:val="Hyperlink"/>
                <w:noProof/>
              </w:rPr>
              <w:t>Conclusie van het onderzoek</w:t>
            </w:r>
            <w:r>
              <w:rPr>
                <w:noProof/>
                <w:webHidden/>
              </w:rPr>
              <w:tab/>
            </w:r>
            <w:r>
              <w:rPr>
                <w:noProof/>
                <w:webHidden/>
              </w:rPr>
              <w:fldChar w:fldCharType="begin"/>
            </w:r>
            <w:r>
              <w:rPr>
                <w:noProof/>
                <w:webHidden/>
              </w:rPr>
              <w:instrText xml:space="preserve"> PAGEREF _Toc187595010 \h </w:instrText>
            </w:r>
            <w:r>
              <w:rPr>
                <w:noProof/>
                <w:webHidden/>
              </w:rPr>
            </w:r>
            <w:r>
              <w:rPr>
                <w:noProof/>
                <w:webHidden/>
              </w:rPr>
              <w:fldChar w:fldCharType="separate"/>
            </w:r>
            <w:r w:rsidR="008D0526">
              <w:rPr>
                <w:noProof/>
                <w:webHidden/>
              </w:rPr>
              <w:t>10</w:t>
            </w:r>
            <w:r>
              <w:rPr>
                <w:noProof/>
                <w:webHidden/>
              </w:rPr>
              <w:fldChar w:fldCharType="end"/>
            </w:r>
          </w:hyperlink>
        </w:p>
        <w:p w14:paraId="68B5DBDA" w14:textId="07D63DAC"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11" w:history="1">
            <w:r w:rsidRPr="0060025E">
              <w:rPr>
                <w:rStyle w:val="Hyperlink"/>
                <w:noProof/>
              </w:rPr>
              <w:t>3.4</w:t>
            </w:r>
            <w:r>
              <w:rPr>
                <w:rFonts w:asciiTheme="minorHAnsi" w:eastAsiaTheme="minorEastAsia" w:hAnsiTheme="minorHAnsi" w:cstheme="minorBidi"/>
                <w:noProof/>
                <w:kern w:val="2"/>
                <w:sz w:val="24"/>
                <w:szCs w:val="24"/>
                <w14:ligatures w14:val="standardContextual"/>
              </w:rPr>
              <w:tab/>
            </w:r>
            <w:r w:rsidRPr="0060025E">
              <w:rPr>
                <w:rStyle w:val="Hyperlink"/>
                <w:noProof/>
              </w:rPr>
              <w:t>Vervolg advies n.a.v. het onderzoek</w:t>
            </w:r>
            <w:r>
              <w:rPr>
                <w:noProof/>
                <w:webHidden/>
              </w:rPr>
              <w:tab/>
            </w:r>
            <w:r>
              <w:rPr>
                <w:noProof/>
                <w:webHidden/>
              </w:rPr>
              <w:fldChar w:fldCharType="begin"/>
            </w:r>
            <w:r>
              <w:rPr>
                <w:noProof/>
                <w:webHidden/>
              </w:rPr>
              <w:instrText xml:space="preserve"> PAGEREF _Toc187595011 \h </w:instrText>
            </w:r>
            <w:r>
              <w:rPr>
                <w:noProof/>
                <w:webHidden/>
              </w:rPr>
            </w:r>
            <w:r>
              <w:rPr>
                <w:noProof/>
                <w:webHidden/>
              </w:rPr>
              <w:fldChar w:fldCharType="separate"/>
            </w:r>
            <w:r w:rsidR="008D0526">
              <w:rPr>
                <w:noProof/>
                <w:webHidden/>
              </w:rPr>
              <w:t>11</w:t>
            </w:r>
            <w:r>
              <w:rPr>
                <w:noProof/>
                <w:webHidden/>
              </w:rPr>
              <w:fldChar w:fldCharType="end"/>
            </w:r>
          </w:hyperlink>
        </w:p>
        <w:p w14:paraId="23C01D07" w14:textId="05129584" w:rsidR="00EB301B" w:rsidRDefault="00EB301B">
          <w:pPr>
            <w:pStyle w:val="Inhopg1"/>
            <w:rPr>
              <w:rFonts w:asciiTheme="minorHAnsi" w:eastAsiaTheme="minorEastAsia" w:hAnsiTheme="minorHAnsi" w:cstheme="minorBidi"/>
              <w:b w:val="0"/>
              <w:noProof/>
              <w:kern w:val="2"/>
              <w:sz w:val="24"/>
              <w:szCs w:val="24"/>
              <w14:ligatures w14:val="standardContextual"/>
            </w:rPr>
          </w:pPr>
          <w:hyperlink w:anchor="_Toc187595012" w:history="1">
            <w:r w:rsidRPr="0060025E">
              <w:rPr>
                <w:rStyle w:val="Hyperlink"/>
                <w:noProof/>
              </w:rPr>
              <w:t>4</w:t>
            </w:r>
            <w:r>
              <w:rPr>
                <w:rFonts w:asciiTheme="minorHAnsi" w:eastAsiaTheme="minorEastAsia" w:hAnsiTheme="minorHAnsi" w:cstheme="minorBidi"/>
                <w:b w:val="0"/>
                <w:noProof/>
                <w:kern w:val="2"/>
                <w:sz w:val="24"/>
                <w:szCs w:val="24"/>
                <w14:ligatures w14:val="standardContextual"/>
              </w:rPr>
              <w:tab/>
            </w:r>
            <w:r w:rsidRPr="0060025E">
              <w:rPr>
                <w:rStyle w:val="Hyperlink"/>
                <w:noProof/>
              </w:rPr>
              <w:t>Ontwerp</w:t>
            </w:r>
            <w:r>
              <w:rPr>
                <w:noProof/>
                <w:webHidden/>
              </w:rPr>
              <w:tab/>
            </w:r>
            <w:r>
              <w:rPr>
                <w:noProof/>
                <w:webHidden/>
              </w:rPr>
              <w:fldChar w:fldCharType="begin"/>
            </w:r>
            <w:r>
              <w:rPr>
                <w:noProof/>
                <w:webHidden/>
              </w:rPr>
              <w:instrText xml:space="preserve"> PAGEREF _Toc187595012 \h </w:instrText>
            </w:r>
            <w:r>
              <w:rPr>
                <w:noProof/>
                <w:webHidden/>
              </w:rPr>
            </w:r>
            <w:r>
              <w:rPr>
                <w:noProof/>
                <w:webHidden/>
              </w:rPr>
              <w:fldChar w:fldCharType="separate"/>
            </w:r>
            <w:r w:rsidR="008D0526">
              <w:rPr>
                <w:noProof/>
                <w:webHidden/>
              </w:rPr>
              <w:t>12</w:t>
            </w:r>
            <w:r>
              <w:rPr>
                <w:noProof/>
                <w:webHidden/>
              </w:rPr>
              <w:fldChar w:fldCharType="end"/>
            </w:r>
          </w:hyperlink>
        </w:p>
        <w:p w14:paraId="1C265F6D" w14:textId="256DE906"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13" w:history="1">
            <w:r w:rsidRPr="0060025E">
              <w:rPr>
                <w:rStyle w:val="Hyperlink"/>
                <w:noProof/>
              </w:rPr>
              <w:t>4.1</w:t>
            </w:r>
            <w:r>
              <w:rPr>
                <w:rFonts w:asciiTheme="minorHAnsi" w:eastAsiaTheme="minorEastAsia" w:hAnsiTheme="minorHAnsi" w:cstheme="minorBidi"/>
                <w:noProof/>
                <w:kern w:val="2"/>
                <w:sz w:val="24"/>
                <w:szCs w:val="24"/>
                <w14:ligatures w14:val="standardContextual"/>
              </w:rPr>
              <w:tab/>
            </w:r>
            <w:r w:rsidRPr="0060025E">
              <w:rPr>
                <w:rStyle w:val="Hyperlink"/>
                <w:noProof/>
              </w:rPr>
              <w:t>Beschrijving van het ontwerp</w:t>
            </w:r>
            <w:r>
              <w:rPr>
                <w:noProof/>
                <w:webHidden/>
              </w:rPr>
              <w:tab/>
            </w:r>
            <w:r>
              <w:rPr>
                <w:noProof/>
                <w:webHidden/>
              </w:rPr>
              <w:fldChar w:fldCharType="begin"/>
            </w:r>
            <w:r>
              <w:rPr>
                <w:noProof/>
                <w:webHidden/>
              </w:rPr>
              <w:instrText xml:space="preserve"> PAGEREF _Toc187595013 \h </w:instrText>
            </w:r>
            <w:r>
              <w:rPr>
                <w:noProof/>
                <w:webHidden/>
              </w:rPr>
            </w:r>
            <w:r>
              <w:rPr>
                <w:noProof/>
                <w:webHidden/>
              </w:rPr>
              <w:fldChar w:fldCharType="separate"/>
            </w:r>
            <w:r w:rsidR="008D0526">
              <w:rPr>
                <w:noProof/>
                <w:webHidden/>
              </w:rPr>
              <w:t>12</w:t>
            </w:r>
            <w:r>
              <w:rPr>
                <w:noProof/>
                <w:webHidden/>
              </w:rPr>
              <w:fldChar w:fldCharType="end"/>
            </w:r>
          </w:hyperlink>
        </w:p>
        <w:p w14:paraId="07278FD3" w14:textId="578CF19E"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14" w:history="1">
            <w:r w:rsidRPr="0060025E">
              <w:rPr>
                <w:rStyle w:val="Hyperlink"/>
                <w:noProof/>
              </w:rPr>
              <w:t>4.2</w:t>
            </w:r>
            <w:r>
              <w:rPr>
                <w:rFonts w:asciiTheme="minorHAnsi" w:eastAsiaTheme="minorEastAsia" w:hAnsiTheme="minorHAnsi" w:cstheme="minorBidi"/>
                <w:noProof/>
                <w:kern w:val="2"/>
                <w:sz w:val="24"/>
                <w:szCs w:val="24"/>
                <w14:ligatures w14:val="standardContextual"/>
              </w:rPr>
              <w:tab/>
            </w:r>
            <w:r w:rsidRPr="0060025E">
              <w:rPr>
                <w:rStyle w:val="Hyperlink"/>
                <w:noProof/>
              </w:rPr>
              <w:t>Technische en functionele passendheid</w:t>
            </w:r>
            <w:r>
              <w:rPr>
                <w:noProof/>
                <w:webHidden/>
              </w:rPr>
              <w:tab/>
            </w:r>
            <w:r>
              <w:rPr>
                <w:noProof/>
                <w:webHidden/>
              </w:rPr>
              <w:fldChar w:fldCharType="begin"/>
            </w:r>
            <w:r>
              <w:rPr>
                <w:noProof/>
                <w:webHidden/>
              </w:rPr>
              <w:instrText xml:space="preserve"> PAGEREF _Toc187595014 \h </w:instrText>
            </w:r>
            <w:r>
              <w:rPr>
                <w:noProof/>
                <w:webHidden/>
              </w:rPr>
            </w:r>
            <w:r>
              <w:rPr>
                <w:noProof/>
                <w:webHidden/>
              </w:rPr>
              <w:fldChar w:fldCharType="separate"/>
            </w:r>
            <w:r w:rsidR="008D0526">
              <w:rPr>
                <w:noProof/>
                <w:webHidden/>
              </w:rPr>
              <w:t>13</w:t>
            </w:r>
            <w:r>
              <w:rPr>
                <w:noProof/>
                <w:webHidden/>
              </w:rPr>
              <w:fldChar w:fldCharType="end"/>
            </w:r>
          </w:hyperlink>
        </w:p>
        <w:p w14:paraId="13C5401C" w14:textId="012E74FA"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15" w:history="1">
            <w:r w:rsidRPr="0060025E">
              <w:rPr>
                <w:rStyle w:val="Hyperlink"/>
                <w:noProof/>
              </w:rPr>
              <w:t>4.3</w:t>
            </w:r>
            <w:r>
              <w:rPr>
                <w:rFonts w:asciiTheme="minorHAnsi" w:eastAsiaTheme="minorEastAsia" w:hAnsiTheme="minorHAnsi" w:cstheme="minorBidi"/>
                <w:noProof/>
                <w:kern w:val="2"/>
                <w:sz w:val="24"/>
                <w:szCs w:val="24"/>
                <w14:ligatures w14:val="standardContextual"/>
              </w:rPr>
              <w:tab/>
            </w:r>
            <w:r w:rsidRPr="0060025E">
              <w:rPr>
                <w:rStyle w:val="Hyperlink"/>
                <w:noProof/>
              </w:rPr>
              <w:t>Kostenoverzicht</w:t>
            </w:r>
            <w:r>
              <w:rPr>
                <w:noProof/>
                <w:webHidden/>
              </w:rPr>
              <w:tab/>
            </w:r>
            <w:r>
              <w:rPr>
                <w:noProof/>
                <w:webHidden/>
              </w:rPr>
              <w:fldChar w:fldCharType="begin"/>
            </w:r>
            <w:r>
              <w:rPr>
                <w:noProof/>
                <w:webHidden/>
              </w:rPr>
              <w:instrText xml:space="preserve"> PAGEREF _Toc187595015 \h </w:instrText>
            </w:r>
            <w:r>
              <w:rPr>
                <w:noProof/>
                <w:webHidden/>
              </w:rPr>
            </w:r>
            <w:r>
              <w:rPr>
                <w:noProof/>
                <w:webHidden/>
              </w:rPr>
              <w:fldChar w:fldCharType="separate"/>
            </w:r>
            <w:r w:rsidR="008D0526">
              <w:rPr>
                <w:noProof/>
                <w:webHidden/>
              </w:rPr>
              <w:t>13</w:t>
            </w:r>
            <w:r>
              <w:rPr>
                <w:noProof/>
                <w:webHidden/>
              </w:rPr>
              <w:fldChar w:fldCharType="end"/>
            </w:r>
          </w:hyperlink>
        </w:p>
        <w:p w14:paraId="11393D54" w14:textId="35CF9295" w:rsidR="00EB301B" w:rsidRDefault="00EB301B">
          <w:pPr>
            <w:pStyle w:val="Inhopg1"/>
            <w:rPr>
              <w:rFonts w:asciiTheme="minorHAnsi" w:eastAsiaTheme="minorEastAsia" w:hAnsiTheme="minorHAnsi" w:cstheme="minorBidi"/>
              <w:b w:val="0"/>
              <w:noProof/>
              <w:kern w:val="2"/>
              <w:sz w:val="24"/>
              <w:szCs w:val="24"/>
              <w14:ligatures w14:val="standardContextual"/>
            </w:rPr>
          </w:pPr>
          <w:hyperlink w:anchor="_Toc187595016" w:history="1">
            <w:r w:rsidRPr="0060025E">
              <w:rPr>
                <w:rStyle w:val="Hyperlink"/>
                <w:noProof/>
              </w:rPr>
              <w:t>5</w:t>
            </w:r>
            <w:r>
              <w:rPr>
                <w:rFonts w:asciiTheme="minorHAnsi" w:eastAsiaTheme="minorEastAsia" w:hAnsiTheme="minorHAnsi" w:cstheme="minorBidi"/>
                <w:b w:val="0"/>
                <w:noProof/>
                <w:kern w:val="2"/>
                <w:sz w:val="24"/>
                <w:szCs w:val="24"/>
                <w14:ligatures w14:val="standardContextual"/>
              </w:rPr>
              <w:tab/>
            </w:r>
            <w:r w:rsidRPr="0060025E">
              <w:rPr>
                <w:rStyle w:val="Hyperlink"/>
                <w:noProof/>
              </w:rPr>
              <w:t>Realisatie</w:t>
            </w:r>
            <w:r>
              <w:rPr>
                <w:noProof/>
                <w:webHidden/>
              </w:rPr>
              <w:tab/>
            </w:r>
            <w:r>
              <w:rPr>
                <w:noProof/>
                <w:webHidden/>
              </w:rPr>
              <w:fldChar w:fldCharType="begin"/>
            </w:r>
            <w:r>
              <w:rPr>
                <w:noProof/>
                <w:webHidden/>
              </w:rPr>
              <w:instrText xml:space="preserve"> PAGEREF _Toc187595016 \h </w:instrText>
            </w:r>
            <w:r>
              <w:rPr>
                <w:noProof/>
                <w:webHidden/>
              </w:rPr>
            </w:r>
            <w:r>
              <w:rPr>
                <w:noProof/>
                <w:webHidden/>
              </w:rPr>
              <w:fldChar w:fldCharType="separate"/>
            </w:r>
            <w:r w:rsidR="008D0526">
              <w:rPr>
                <w:noProof/>
                <w:webHidden/>
              </w:rPr>
              <w:t>14</w:t>
            </w:r>
            <w:r>
              <w:rPr>
                <w:noProof/>
                <w:webHidden/>
              </w:rPr>
              <w:fldChar w:fldCharType="end"/>
            </w:r>
          </w:hyperlink>
        </w:p>
        <w:p w14:paraId="5BF27A1C" w14:textId="1B1D85C5"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17" w:history="1">
            <w:r w:rsidRPr="0060025E">
              <w:rPr>
                <w:rStyle w:val="Hyperlink"/>
                <w:noProof/>
              </w:rPr>
              <w:t>5.1</w:t>
            </w:r>
            <w:r>
              <w:rPr>
                <w:rFonts w:asciiTheme="minorHAnsi" w:eastAsiaTheme="minorEastAsia" w:hAnsiTheme="minorHAnsi" w:cstheme="minorBidi"/>
                <w:noProof/>
                <w:kern w:val="2"/>
                <w:sz w:val="24"/>
                <w:szCs w:val="24"/>
                <w14:ligatures w14:val="standardContextual"/>
              </w:rPr>
              <w:tab/>
            </w:r>
            <w:r w:rsidRPr="0060025E">
              <w:rPr>
                <w:rStyle w:val="Hyperlink"/>
                <w:noProof/>
              </w:rPr>
              <w:t>Testplan en resultaten</w:t>
            </w:r>
            <w:r>
              <w:rPr>
                <w:noProof/>
                <w:webHidden/>
              </w:rPr>
              <w:tab/>
            </w:r>
            <w:r>
              <w:rPr>
                <w:noProof/>
                <w:webHidden/>
              </w:rPr>
              <w:fldChar w:fldCharType="begin"/>
            </w:r>
            <w:r>
              <w:rPr>
                <w:noProof/>
                <w:webHidden/>
              </w:rPr>
              <w:instrText xml:space="preserve"> PAGEREF _Toc187595017 \h </w:instrText>
            </w:r>
            <w:r>
              <w:rPr>
                <w:noProof/>
                <w:webHidden/>
              </w:rPr>
            </w:r>
            <w:r>
              <w:rPr>
                <w:noProof/>
                <w:webHidden/>
              </w:rPr>
              <w:fldChar w:fldCharType="separate"/>
            </w:r>
            <w:r w:rsidR="008D0526">
              <w:rPr>
                <w:noProof/>
                <w:webHidden/>
              </w:rPr>
              <w:t>14</w:t>
            </w:r>
            <w:r>
              <w:rPr>
                <w:noProof/>
                <w:webHidden/>
              </w:rPr>
              <w:fldChar w:fldCharType="end"/>
            </w:r>
          </w:hyperlink>
        </w:p>
        <w:p w14:paraId="00435FAA" w14:textId="10D47BAB"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18" w:history="1">
            <w:r w:rsidRPr="0060025E">
              <w:rPr>
                <w:rStyle w:val="Hyperlink"/>
                <w:noProof/>
              </w:rPr>
              <w:t>5.2</w:t>
            </w:r>
            <w:r>
              <w:rPr>
                <w:rFonts w:asciiTheme="minorHAnsi" w:eastAsiaTheme="minorEastAsia" w:hAnsiTheme="minorHAnsi" w:cstheme="minorBidi"/>
                <w:noProof/>
                <w:kern w:val="2"/>
                <w:sz w:val="24"/>
                <w:szCs w:val="24"/>
                <w14:ligatures w14:val="standardContextual"/>
              </w:rPr>
              <w:tab/>
            </w:r>
            <w:r w:rsidRPr="0060025E">
              <w:rPr>
                <w:rStyle w:val="Hyperlink"/>
                <w:noProof/>
              </w:rPr>
              <w:t>Bereikte doelen</w:t>
            </w:r>
            <w:r>
              <w:rPr>
                <w:noProof/>
                <w:webHidden/>
              </w:rPr>
              <w:tab/>
            </w:r>
            <w:r>
              <w:rPr>
                <w:noProof/>
                <w:webHidden/>
              </w:rPr>
              <w:fldChar w:fldCharType="begin"/>
            </w:r>
            <w:r>
              <w:rPr>
                <w:noProof/>
                <w:webHidden/>
              </w:rPr>
              <w:instrText xml:space="preserve"> PAGEREF _Toc187595018 \h </w:instrText>
            </w:r>
            <w:r>
              <w:rPr>
                <w:noProof/>
                <w:webHidden/>
              </w:rPr>
            </w:r>
            <w:r>
              <w:rPr>
                <w:noProof/>
                <w:webHidden/>
              </w:rPr>
              <w:fldChar w:fldCharType="separate"/>
            </w:r>
            <w:r w:rsidR="008D0526">
              <w:rPr>
                <w:noProof/>
                <w:webHidden/>
              </w:rPr>
              <w:t>15</w:t>
            </w:r>
            <w:r>
              <w:rPr>
                <w:noProof/>
                <w:webHidden/>
              </w:rPr>
              <w:fldChar w:fldCharType="end"/>
            </w:r>
          </w:hyperlink>
        </w:p>
        <w:p w14:paraId="33B9A7EB" w14:textId="036734DC"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19" w:history="1">
            <w:r w:rsidRPr="0060025E">
              <w:rPr>
                <w:rStyle w:val="Hyperlink"/>
                <w:noProof/>
              </w:rPr>
              <w:t>5.3</w:t>
            </w:r>
            <w:r>
              <w:rPr>
                <w:rFonts w:asciiTheme="minorHAnsi" w:eastAsiaTheme="minorEastAsia" w:hAnsiTheme="minorHAnsi" w:cstheme="minorBidi"/>
                <w:noProof/>
                <w:kern w:val="2"/>
                <w:sz w:val="24"/>
                <w:szCs w:val="24"/>
                <w14:ligatures w14:val="standardContextual"/>
              </w:rPr>
              <w:tab/>
            </w:r>
            <w:r w:rsidRPr="0060025E">
              <w:rPr>
                <w:rStyle w:val="Hyperlink"/>
                <w:noProof/>
              </w:rPr>
              <w:t>Aanvullende acties</w:t>
            </w:r>
            <w:r>
              <w:rPr>
                <w:noProof/>
                <w:webHidden/>
              </w:rPr>
              <w:tab/>
            </w:r>
            <w:r>
              <w:rPr>
                <w:noProof/>
                <w:webHidden/>
              </w:rPr>
              <w:fldChar w:fldCharType="begin"/>
            </w:r>
            <w:r>
              <w:rPr>
                <w:noProof/>
                <w:webHidden/>
              </w:rPr>
              <w:instrText xml:space="preserve"> PAGEREF _Toc187595019 \h </w:instrText>
            </w:r>
            <w:r>
              <w:rPr>
                <w:noProof/>
                <w:webHidden/>
              </w:rPr>
            </w:r>
            <w:r>
              <w:rPr>
                <w:noProof/>
                <w:webHidden/>
              </w:rPr>
              <w:fldChar w:fldCharType="separate"/>
            </w:r>
            <w:r w:rsidR="008D0526">
              <w:rPr>
                <w:noProof/>
                <w:webHidden/>
              </w:rPr>
              <w:t>15</w:t>
            </w:r>
            <w:r>
              <w:rPr>
                <w:noProof/>
                <w:webHidden/>
              </w:rPr>
              <w:fldChar w:fldCharType="end"/>
            </w:r>
          </w:hyperlink>
        </w:p>
        <w:p w14:paraId="746BADD3" w14:textId="6D6F777B" w:rsidR="00EB301B" w:rsidRDefault="00EB301B">
          <w:pPr>
            <w:pStyle w:val="Inhopg1"/>
            <w:rPr>
              <w:rFonts w:asciiTheme="minorHAnsi" w:eastAsiaTheme="minorEastAsia" w:hAnsiTheme="minorHAnsi" w:cstheme="minorBidi"/>
              <w:b w:val="0"/>
              <w:noProof/>
              <w:kern w:val="2"/>
              <w:sz w:val="24"/>
              <w:szCs w:val="24"/>
              <w14:ligatures w14:val="standardContextual"/>
            </w:rPr>
          </w:pPr>
          <w:hyperlink w:anchor="_Toc187595020" w:history="1">
            <w:r w:rsidRPr="0060025E">
              <w:rPr>
                <w:rStyle w:val="Hyperlink"/>
                <w:noProof/>
              </w:rPr>
              <w:t>6</w:t>
            </w:r>
            <w:r>
              <w:rPr>
                <w:rFonts w:asciiTheme="minorHAnsi" w:eastAsiaTheme="minorEastAsia" w:hAnsiTheme="minorHAnsi" w:cstheme="minorBidi"/>
                <w:b w:val="0"/>
                <w:noProof/>
                <w:kern w:val="2"/>
                <w:sz w:val="24"/>
                <w:szCs w:val="24"/>
                <w14:ligatures w14:val="standardContextual"/>
              </w:rPr>
              <w:tab/>
            </w:r>
            <w:r w:rsidRPr="0060025E">
              <w:rPr>
                <w:rStyle w:val="Hyperlink"/>
                <w:noProof/>
              </w:rPr>
              <w:t>Beheer</w:t>
            </w:r>
            <w:r>
              <w:rPr>
                <w:noProof/>
                <w:webHidden/>
              </w:rPr>
              <w:tab/>
            </w:r>
            <w:r>
              <w:rPr>
                <w:noProof/>
                <w:webHidden/>
              </w:rPr>
              <w:fldChar w:fldCharType="begin"/>
            </w:r>
            <w:r>
              <w:rPr>
                <w:noProof/>
                <w:webHidden/>
              </w:rPr>
              <w:instrText xml:space="preserve"> PAGEREF _Toc187595020 \h </w:instrText>
            </w:r>
            <w:r>
              <w:rPr>
                <w:noProof/>
                <w:webHidden/>
              </w:rPr>
            </w:r>
            <w:r>
              <w:rPr>
                <w:noProof/>
                <w:webHidden/>
              </w:rPr>
              <w:fldChar w:fldCharType="separate"/>
            </w:r>
            <w:r w:rsidR="008D0526">
              <w:rPr>
                <w:noProof/>
                <w:webHidden/>
              </w:rPr>
              <w:t>16</w:t>
            </w:r>
            <w:r>
              <w:rPr>
                <w:noProof/>
                <w:webHidden/>
              </w:rPr>
              <w:fldChar w:fldCharType="end"/>
            </w:r>
          </w:hyperlink>
        </w:p>
        <w:p w14:paraId="61F85C81" w14:textId="1D7E9B8C"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21" w:history="1">
            <w:r w:rsidRPr="0060025E">
              <w:rPr>
                <w:rStyle w:val="Hyperlink"/>
                <w:noProof/>
              </w:rPr>
              <w:t>6.1</w:t>
            </w:r>
            <w:r>
              <w:rPr>
                <w:rFonts w:asciiTheme="minorHAnsi" w:eastAsiaTheme="minorEastAsia" w:hAnsiTheme="minorHAnsi" w:cstheme="minorBidi"/>
                <w:noProof/>
                <w:kern w:val="2"/>
                <w:sz w:val="24"/>
                <w:szCs w:val="24"/>
                <w14:ligatures w14:val="standardContextual"/>
              </w:rPr>
              <w:tab/>
            </w:r>
            <w:r w:rsidRPr="0060025E">
              <w:rPr>
                <w:rStyle w:val="Hyperlink"/>
                <w:noProof/>
              </w:rPr>
              <w:t>Gebruikershandleiding</w:t>
            </w:r>
            <w:r>
              <w:rPr>
                <w:noProof/>
                <w:webHidden/>
              </w:rPr>
              <w:tab/>
            </w:r>
            <w:r>
              <w:rPr>
                <w:noProof/>
                <w:webHidden/>
              </w:rPr>
              <w:fldChar w:fldCharType="begin"/>
            </w:r>
            <w:r>
              <w:rPr>
                <w:noProof/>
                <w:webHidden/>
              </w:rPr>
              <w:instrText xml:space="preserve"> PAGEREF _Toc187595021 \h </w:instrText>
            </w:r>
            <w:r>
              <w:rPr>
                <w:noProof/>
                <w:webHidden/>
              </w:rPr>
            </w:r>
            <w:r>
              <w:rPr>
                <w:noProof/>
                <w:webHidden/>
              </w:rPr>
              <w:fldChar w:fldCharType="separate"/>
            </w:r>
            <w:r w:rsidR="008D0526">
              <w:rPr>
                <w:noProof/>
                <w:webHidden/>
              </w:rPr>
              <w:t>16</w:t>
            </w:r>
            <w:r>
              <w:rPr>
                <w:noProof/>
                <w:webHidden/>
              </w:rPr>
              <w:fldChar w:fldCharType="end"/>
            </w:r>
          </w:hyperlink>
        </w:p>
        <w:p w14:paraId="1001AD96" w14:textId="3C25FC3C"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22" w:history="1">
            <w:r w:rsidRPr="0060025E">
              <w:rPr>
                <w:rStyle w:val="Hyperlink"/>
                <w:noProof/>
              </w:rPr>
              <w:t>6.2</w:t>
            </w:r>
            <w:r>
              <w:rPr>
                <w:rFonts w:asciiTheme="minorHAnsi" w:eastAsiaTheme="minorEastAsia" w:hAnsiTheme="minorHAnsi" w:cstheme="minorBidi"/>
                <w:noProof/>
                <w:kern w:val="2"/>
                <w:sz w:val="24"/>
                <w:szCs w:val="24"/>
                <w14:ligatures w14:val="standardContextual"/>
              </w:rPr>
              <w:tab/>
            </w:r>
            <w:r w:rsidRPr="0060025E">
              <w:rPr>
                <w:rStyle w:val="Hyperlink"/>
                <w:noProof/>
              </w:rPr>
              <w:t>Training en ondersteuning</w:t>
            </w:r>
            <w:r>
              <w:rPr>
                <w:noProof/>
                <w:webHidden/>
              </w:rPr>
              <w:tab/>
            </w:r>
            <w:r>
              <w:rPr>
                <w:noProof/>
                <w:webHidden/>
              </w:rPr>
              <w:fldChar w:fldCharType="begin"/>
            </w:r>
            <w:r>
              <w:rPr>
                <w:noProof/>
                <w:webHidden/>
              </w:rPr>
              <w:instrText xml:space="preserve"> PAGEREF _Toc187595022 \h </w:instrText>
            </w:r>
            <w:r>
              <w:rPr>
                <w:noProof/>
                <w:webHidden/>
              </w:rPr>
            </w:r>
            <w:r>
              <w:rPr>
                <w:noProof/>
                <w:webHidden/>
              </w:rPr>
              <w:fldChar w:fldCharType="separate"/>
            </w:r>
            <w:r w:rsidR="008D0526">
              <w:rPr>
                <w:noProof/>
                <w:webHidden/>
              </w:rPr>
              <w:t>16</w:t>
            </w:r>
            <w:r>
              <w:rPr>
                <w:noProof/>
                <w:webHidden/>
              </w:rPr>
              <w:fldChar w:fldCharType="end"/>
            </w:r>
          </w:hyperlink>
        </w:p>
        <w:p w14:paraId="2B6D1C79" w14:textId="768470EA"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23" w:history="1">
            <w:r w:rsidRPr="0060025E">
              <w:rPr>
                <w:rStyle w:val="Hyperlink"/>
                <w:noProof/>
              </w:rPr>
              <w:t>6.3</w:t>
            </w:r>
            <w:r>
              <w:rPr>
                <w:rFonts w:asciiTheme="minorHAnsi" w:eastAsiaTheme="minorEastAsia" w:hAnsiTheme="minorHAnsi" w:cstheme="minorBidi"/>
                <w:noProof/>
                <w:kern w:val="2"/>
                <w:sz w:val="24"/>
                <w:szCs w:val="24"/>
                <w14:ligatures w14:val="standardContextual"/>
              </w:rPr>
              <w:tab/>
            </w:r>
            <w:r w:rsidRPr="0060025E">
              <w:rPr>
                <w:rStyle w:val="Hyperlink"/>
                <w:noProof/>
              </w:rPr>
              <w:t>Beheersorganisatie</w:t>
            </w:r>
            <w:r>
              <w:rPr>
                <w:noProof/>
                <w:webHidden/>
              </w:rPr>
              <w:tab/>
            </w:r>
            <w:r>
              <w:rPr>
                <w:noProof/>
                <w:webHidden/>
              </w:rPr>
              <w:fldChar w:fldCharType="begin"/>
            </w:r>
            <w:r>
              <w:rPr>
                <w:noProof/>
                <w:webHidden/>
              </w:rPr>
              <w:instrText xml:space="preserve"> PAGEREF _Toc187595023 \h </w:instrText>
            </w:r>
            <w:r>
              <w:rPr>
                <w:noProof/>
                <w:webHidden/>
              </w:rPr>
            </w:r>
            <w:r>
              <w:rPr>
                <w:noProof/>
                <w:webHidden/>
              </w:rPr>
              <w:fldChar w:fldCharType="separate"/>
            </w:r>
            <w:r w:rsidR="008D0526">
              <w:rPr>
                <w:noProof/>
                <w:webHidden/>
              </w:rPr>
              <w:t>17</w:t>
            </w:r>
            <w:r>
              <w:rPr>
                <w:noProof/>
                <w:webHidden/>
              </w:rPr>
              <w:fldChar w:fldCharType="end"/>
            </w:r>
          </w:hyperlink>
        </w:p>
        <w:p w14:paraId="13EA24A7" w14:textId="7F840B67"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24" w:history="1">
            <w:r w:rsidRPr="0060025E">
              <w:rPr>
                <w:rStyle w:val="Hyperlink"/>
                <w:noProof/>
              </w:rPr>
              <w:t>6.4</w:t>
            </w:r>
            <w:r>
              <w:rPr>
                <w:rFonts w:asciiTheme="minorHAnsi" w:eastAsiaTheme="minorEastAsia" w:hAnsiTheme="minorHAnsi" w:cstheme="minorBidi"/>
                <w:noProof/>
                <w:kern w:val="2"/>
                <w:sz w:val="24"/>
                <w:szCs w:val="24"/>
                <w14:ligatures w14:val="standardContextual"/>
              </w:rPr>
              <w:tab/>
            </w:r>
            <w:r w:rsidRPr="0060025E">
              <w:rPr>
                <w:rStyle w:val="Hyperlink"/>
                <w:noProof/>
              </w:rPr>
              <w:t>Risico</w:t>
            </w:r>
            <w:r w:rsidRPr="0060025E">
              <w:rPr>
                <w:rStyle w:val="Hyperlink"/>
                <w:rFonts w:hint="eastAsia"/>
                <w:noProof/>
              </w:rPr>
              <w:t>’</w:t>
            </w:r>
            <w:r w:rsidRPr="0060025E">
              <w:rPr>
                <w:rStyle w:val="Hyperlink"/>
                <w:noProof/>
              </w:rPr>
              <w:t>s en acties</w:t>
            </w:r>
            <w:r>
              <w:rPr>
                <w:noProof/>
                <w:webHidden/>
              </w:rPr>
              <w:tab/>
            </w:r>
            <w:r>
              <w:rPr>
                <w:noProof/>
                <w:webHidden/>
              </w:rPr>
              <w:fldChar w:fldCharType="begin"/>
            </w:r>
            <w:r>
              <w:rPr>
                <w:noProof/>
                <w:webHidden/>
              </w:rPr>
              <w:instrText xml:space="preserve"> PAGEREF _Toc187595024 \h </w:instrText>
            </w:r>
            <w:r>
              <w:rPr>
                <w:noProof/>
                <w:webHidden/>
              </w:rPr>
            </w:r>
            <w:r>
              <w:rPr>
                <w:noProof/>
                <w:webHidden/>
              </w:rPr>
              <w:fldChar w:fldCharType="separate"/>
            </w:r>
            <w:r w:rsidR="008D0526">
              <w:rPr>
                <w:noProof/>
                <w:webHidden/>
              </w:rPr>
              <w:t>17</w:t>
            </w:r>
            <w:r>
              <w:rPr>
                <w:noProof/>
                <w:webHidden/>
              </w:rPr>
              <w:fldChar w:fldCharType="end"/>
            </w:r>
          </w:hyperlink>
        </w:p>
        <w:p w14:paraId="188CD437" w14:textId="7BB3479B" w:rsidR="00EB301B" w:rsidRDefault="00EB301B">
          <w:pPr>
            <w:pStyle w:val="Inhopg1"/>
            <w:rPr>
              <w:rFonts w:asciiTheme="minorHAnsi" w:eastAsiaTheme="minorEastAsia" w:hAnsiTheme="minorHAnsi" w:cstheme="minorBidi"/>
              <w:b w:val="0"/>
              <w:noProof/>
              <w:kern w:val="2"/>
              <w:sz w:val="24"/>
              <w:szCs w:val="24"/>
              <w14:ligatures w14:val="standardContextual"/>
            </w:rPr>
          </w:pPr>
          <w:hyperlink w:anchor="_Toc187595025" w:history="1">
            <w:r w:rsidRPr="0060025E">
              <w:rPr>
                <w:rStyle w:val="Hyperlink"/>
                <w:noProof/>
              </w:rPr>
              <w:t>7</w:t>
            </w:r>
            <w:r>
              <w:rPr>
                <w:rFonts w:asciiTheme="minorHAnsi" w:eastAsiaTheme="minorEastAsia" w:hAnsiTheme="minorHAnsi" w:cstheme="minorBidi"/>
                <w:b w:val="0"/>
                <w:noProof/>
                <w:kern w:val="2"/>
                <w:sz w:val="24"/>
                <w:szCs w:val="24"/>
                <w14:ligatures w14:val="standardContextual"/>
              </w:rPr>
              <w:tab/>
            </w:r>
            <w:r w:rsidRPr="0060025E">
              <w:rPr>
                <w:rStyle w:val="Hyperlink"/>
                <w:noProof/>
              </w:rPr>
              <w:t>Conclusie en advies</w:t>
            </w:r>
            <w:r>
              <w:rPr>
                <w:noProof/>
                <w:webHidden/>
              </w:rPr>
              <w:tab/>
            </w:r>
            <w:r>
              <w:rPr>
                <w:noProof/>
                <w:webHidden/>
              </w:rPr>
              <w:fldChar w:fldCharType="begin"/>
            </w:r>
            <w:r>
              <w:rPr>
                <w:noProof/>
                <w:webHidden/>
              </w:rPr>
              <w:instrText xml:space="preserve"> PAGEREF _Toc187595025 \h </w:instrText>
            </w:r>
            <w:r>
              <w:rPr>
                <w:noProof/>
                <w:webHidden/>
              </w:rPr>
            </w:r>
            <w:r>
              <w:rPr>
                <w:noProof/>
                <w:webHidden/>
              </w:rPr>
              <w:fldChar w:fldCharType="separate"/>
            </w:r>
            <w:r w:rsidR="008D0526">
              <w:rPr>
                <w:noProof/>
                <w:webHidden/>
              </w:rPr>
              <w:t>18</w:t>
            </w:r>
            <w:r>
              <w:rPr>
                <w:noProof/>
                <w:webHidden/>
              </w:rPr>
              <w:fldChar w:fldCharType="end"/>
            </w:r>
          </w:hyperlink>
        </w:p>
        <w:p w14:paraId="6DB608A3" w14:textId="4E0A4DC7"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26" w:history="1">
            <w:r w:rsidRPr="0060025E">
              <w:rPr>
                <w:rStyle w:val="Hyperlink"/>
                <w:noProof/>
              </w:rPr>
              <w:t>7.1</w:t>
            </w:r>
            <w:r>
              <w:rPr>
                <w:rFonts w:asciiTheme="minorHAnsi" w:eastAsiaTheme="minorEastAsia" w:hAnsiTheme="minorHAnsi" w:cstheme="minorBidi"/>
                <w:noProof/>
                <w:kern w:val="2"/>
                <w:sz w:val="24"/>
                <w:szCs w:val="24"/>
                <w14:ligatures w14:val="standardContextual"/>
              </w:rPr>
              <w:tab/>
            </w:r>
            <w:r w:rsidRPr="0060025E">
              <w:rPr>
                <w:rStyle w:val="Hyperlink"/>
                <w:noProof/>
              </w:rPr>
              <w:t>Conclusie</w:t>
            </w:r>
            <w:r>
              <w:rPr>
                <w:noProof/>
                <w:webHidden/>
              </w:rPr>
              <w:tab/>
            </w:r>
            <w:r>
              <w:rPr>
                <w:noProof/>
                <w:webHidden/>
              </w:rPr>
              <w:fldChar w:fldCharType="begin"/>
            </w:r>
            <w:r>
              <w:rPr>
                <w:noProof/>
                <w:webHidden/>
              </w:rPr>
              <w:instrText xml:space="preserve"> PAGEREF _Toc187595026 \h </w:instrText>
            </w:r>
            <w:r>
              <w:rPr>
                <w:noProof/>
                <w:webHidden/>
              </w:rPr>
            </w:r>
            <w:r>
              <w:rPr>
                <w:noProof/>
                <w:webHidden/>
              </w:rPr>
              <w:fldChar w:fldCharType="separate"/>
            </w:r>
            <w:r w:rsidR="008D0526">
              <w:rPr>
                <w:noProof/>
                <w:webHidden/>
              </w:rPr>
              <w:t>18</w:t>
            </w:r>
            <w:r>
              <w:rPr>
                <w:noProof/>
                <w:webHidden/>
              </w:rPr>
              <w:fldChar w:fldCharType="end"/>
            </w:r>
          </w:hyperlink>
        </w:p>
        <w:p w14:paraId="7B763A11" w14:textId="2637566D"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27" w:history="1">
            <w:r w:rsidRPr="0060025E">
              <w:rPr>
                <w:rStyle w:val="Hyperlink"/>
                <w:noProof/>
              </w:rPr>
              <w:t>7.2</w:t>
            </w:r>
            <w:r>
              <w:rPr>
                <w:rFonts w:asciiTheme="minorHAnsi" w:eastAsiaTheme="minorEastAsia" w:hAnsiTheme="minorHAnsi" w:cstheme="minorBidi"/>
                <w:noProof/>
                <w:kern w:val="2"/>
                <w:sz w:val="24"/>
                <w:szCs w:val="24"/>
                <w14:ligatures w14:val="standardContextual"/>
              </w:rPr>
              <w:tab/>
            </w:r>
            <w:r w:rsidRPr="0060025E">
              <w:rPr>
                <w:rStyle w:val="Hyperlink"/>
                <w:noProof/>
              </w:rPr>
              <w:t>Advies</w:t>
            </w:r>
            <w:r>
              <w:rPr>
                <w:noProof/>
                <w:webHidden/>
              </w:rPr>
              <w:tab/>
            </w:r>
            <w:r>
              <w:rPr>
                <w:noProof/>
                <w:webHidden/>
              </w:rPr>
              <w:fldChar w:fldCharType="begin"/>
            </w:r>
            <w:r>
              <w:rPr>
                <w:noProof/>
                <w:webHidden/>
              </w:rPr>
              <w:instrText xml:space="preserve"> PAGEREF _Toc187595027 \h </w:instrText>
            </w:r>
            <w:r>
              <w:rPr>
                <w:noProof/>
                <w:webHidden/>
              </w:rPr>
            </w:r>
            <w:r>
              <w:rPr>
                <w:noProof/>
                <w:webHidden/>
              </w:rPr>
              <w:fldChar w:fldCharType="separate"/>
            </w:r>
            <w:r w:rsidR="008D0526">
              <w:rPr>
                <w:noProof/>
                <w:webHidden/>
              </w:rPr>
              <w:t>18</w:t>
            </w:r>
            <w:r>
              <w:rPr>
                <w:noProof/>
                <w:webHidden/>
              </w:rPr>
              <w:fldChar w:fldCharType="end"/>
            </w:r>
          </w:hyperlink>
        </w:p>
        <w:p w14:paraId="019E8AE7" w14:textId="4D468E84" w:rsidR="00EB301B" w:rsidRDefault="00EB301B">
          <w:pPr>
            <w:pStyle w:val="Inhopg1"/>
            <w:rPr>
              <w:rFonts w:asciiTheme="minorHAnsi" w:eastAsiaTheme="minorEastAsia" w:hAnsiTheme="minorHAnsi" w:cstheme="minorBidi"/>
              <w:b w:val="0"/>
              <w:noProof/>
              <w:kern w:val="2"/>
              <w:sz w:val="24"/>
              <w:szCs w:val="24"/>
              <w14:ligatures w14:val="standardContextual"/>
            </w:rPr>
          </w:pPr>
          <w:hyperlink w:anchor="_Toc187595028" w:history="1">
            <w:r w:rsidRPr="0060025E">
              <w:rPr>
                <w:rStyle w:val="Hyperlink"/>
                <w:noProof/>
              </w:rPr>
              <w:t>8</w:t>
            </w:r>
            <w:r>
              <w:rPr>
                <w:rFonts w:asciiTheme="minorHAnsi" w:eastAsiaTheme="minorEastAsia" w:hAnsiTheme="minorHAnsi" w:cstheme="minorBidi"/>
                <w:b w:val="0"/>
                <w:noProof/>
                <w:kern w:val="2"/>
                <w:sz w:val="24"/>
                <w:szCs w:val="24"/>
                <w14:ligatures w14:val="standardContextual"/>
              </w:rPr>
              <w:tab/>
            </w:r>
            <w:r w:rsidRPr="0060025E">
              <w:rPr>
                <w:rStyle w:val="Hyperlink"/>
                <w:noProof/>
              </w:rPr>
              <w:t>Zelfreflectie</w:t>
            </w:r>
            <w:r>
              <w:rPr>
                <w:noProof/>
                <w:webHidden/>
              </w:rPr>
              <w:tab/>
            </w:r>
            <w:r>
              <w:rPr>
                <w:noProof/>
                <w:webHidden/>
              </w:rPr>
              <w:fldChar w:fldCharType="begin"/>
            </w:r>
            <w:r>
              <w:rPr>
                <w:noProof/>
                <w:webHidden/>
              </w:rPr>
              <w:instrText xml:space="preserve"> PAGEREF _Toc187595028 \h </w:instrText>
            </w:r>
            <w:r>
              <w:rPr>
                <w:noProof/>
                <w:webHidden/>
              </w:rPr>
            </w:r>
            <w:r>
              <w:rPr>
                <w:noProof/>
                <w:webHidden/>
              </w:rPr>
              <w:fldChar w:fldCharType="separate"/>
            </w:r>
            <w:r w:rsidR="008D0526">
              <w:rPr>
                <w:noProof/>
                <w:webHidden/>
              </w:rPr>
              <w:t>20</w:t>
            </w:r>
            <w:r>
              <w:rPr>
                <w:noProof/>
                <w:webHidden/>
              </w:rPr>
              <w:fldChar w:fldCharType="end"/>
            </w:r>
          </w:hyperlink>
        </w:p>
        <w:p w14:paraId="3A43629C" w14:textId="064C1436"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29" w:history="1">
            <w:r w:rsidRPr="0060025E">
              <w:rPr>
                <w:rStyle w:val="Hyperlink"/>
                <w:noProof/>
              </w:rPr>
              <w:t>8.1</w:t>
            </w:r>
            <w:r>
              <w:rPr>
                <w:rFonts w:asciiTheme="minorHAnsi" w:eastAsiaTheme="minorEastAsia" w:hAnsiTheme="minorHAnsi" w:cstheme="minorBidi"/>
                <w:noProof/>
                <w:kern w:val="2"/>
                <w:sz w:val="24"/>
                <w:szCs w:val="24"/>
                <w14:ligatures w14:val="standardContextual"/>
              </w:rPr>
              <w:tab/>
            </w:r>
            <w:r w:rsidRPr="0060025E">
              <w:rPr>
                <w:rStyle w:val="Hyperlink"/>
                <w:noProof/>
              </w:rPr>
              <w:t>Leerproces</w:t>
            </w:r>
            <w:r>
              <w:rPr>
                <w:noProof/>
                <w:webHidden/>
              </w:rPr>
              <w:tab/>
            </w:r>
            <w:r>
              <w:rPr>
                <w:noProof/>
                <w:webHidden/>
              </w:rPr>
              <w:fldChar w:fldCharType="begin"/>
            </w:r>
            <w:r>
              <w:rPr>
                <w:noProof/>
                <w:webHidden/>
              </w:rPr>
              <w:instrText xml:space="preserve"> PAGEREF _Toc187595029 \h </w:instrText>
            </w:r>
            <w:r>
              <w:rPr>
                <w:noProof/>
                <w:webHidden/>
              </w:rPr>
            </w:r>
            <w:r>
              <w:rPr>
                <w:noProof/>
                <w:webHidden/>
              </w:rPr>
              <w:fldChar w:fldCharType="separate"/>
            </w:r>
            <w:r w:rsidR="008D0526">
              <w:rPr>
                <w:noProof/>
                <w:webHidden/>
              </w:rPr>
              <w:t>20</w:t>
            </w:r>
            <w:r>
              <w:rPr>
                <w:noProof/>
                <w:webHidden/>
              </w:rPr>
              <w:fldChar w:fldCharType="end"/>
            </w:r>
          </w:hyperlink>
        </w:p>
        <w:p w14:paraId="462AD855" w14:textId="0FBBA358"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30" w:history="1">
            <w:r w:rsidRPr="0060025E">
              <w:rPr>
                <w:rStyle w:val="Hyperlink"/>
                <w:noProof/>
              </w:rPr>
              <w:t>8.2</w:t>
            </w:r>
            <w:r>
              <w:rPr>
                <w:rFonts w:asciiTheme="minorHAnsi" w:eastAsiaTheme="minorEastAsia" w:hAnsiTheme="minorHAnsi" w:cstheme="minorBidi"/>
                <w:noProof/>
                <w:kern w:val="2"/>
                <w:sz w:val="24"/>
                <w:szCs w:val="24"/>
                <w14:ligatures w14:val="standardContextual"/>
              </w:rPr>
              <w:tab/>
            </w:r>
            <w:r w:rsidRPr="0060025E">
              <w:rPr>
                <w:rStyle w:val="Hyperlink"/>
                <w:noProof/>
              </w:rPr>
              <w:t>Kritische en proactieve houding</w:t>
            </w:r>
            <w:r>
              <w:rPr>
                <w:noProof/>
                <w:webHidden/>
              </w:rPr>
              <w:tab/>
            </w:r>
            <w:r>
              <w:rPr>
                <w:noProof/>
                <w:webHidden/>
              </w:rPr>
              <w:fldChar w:fldCharType="begin"/>
            </w:r>
            <w:r>
              <w:rPr>
                <w:noProof/>
                <w:webHidden/>
              </w:rPr>
              <w:instrText xml:space="preserve"> PAGEREF _Toc187595030 \h </w:instrText>
            </w:r>
            <w:r>
              <w:rPr>
                <w:noProof/>
                <w:webHidden/>
              </w:rPr>
            </w:r>
            <w:r>
              <w:rPr>
                <w:noProof/>
                <w:webHidden/>
              </w:rPr>
              <w:fldChar w:fldCharType="separate"/>
            </w:r>
            <w:r w:rsidR="008D0526">
              <w:rPr>
                <w:noProof/>
                <w:webHidden/>
              </w:rPr>
              <w:t>20</w:t>
            </w:r>
            <w:r>
              <w:rPr>
                <w:noProof/>
                <w:webHidden/>
              </w:rPr>
              <w:fldChar w:fldCharType="end"/>
            </w:r>
          </w:hyperlink>
        </w:p>
        <w:p w14:paraId="74BA1C21" w14:textId="4979DDBE"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31" w:history="1">
            <w:r w:rsidRPr="0060025E">
              <w:rPr>
                <w:rStyle w:val="Hyperlink"/>
                <w:noProof/>
              </w:rPr>
              <w:t>8.3</w:t>
            </w:r>
            <w:r>
              <w:rPr>
                <w:rFonts w:asciiTheme="minorHAnsi" w:eastAsiaTheme="minorEastAsia" w:hAnsiTheme="minorHAnsi" w:cstheme="minorBidi"/>
                <w:noProof/>
                <w:kern w:val="2"/>
                <w:sz w:val="24"/>
                <w:szCs w:val="24"/>
                <w14:ligatures w14:val="standardContextual"/>
              </w:rPr>
              <w:tab/>
            </w:r>
            <w:r w:rsidRPr="0060025E">
              <w:rPr>
                <w:rStyle w:val="Hyperlink"/>
                <w:noProof/>
              </w:rPr>
              <w:t>Samenwerken, nemen van eigen verantwoordelijkheid en afspraken nakomen</w:t>
            </w:r>
            <w:r>
              <w:rPr>
                <w:noProof/>
                <w:webHidden/>
              </w:rPr>
              <w:tab/>
            </w:r>
            <w:r>
              <w:rPr>
                <w:noProof/>
                <w:webHidden/>
              </w:rPr>
              <w:fldChar w:fldCharType="begin"/>
            </w:r>
            <w:r>
              <w:rPr>
                <w:noProof/>
                <w:webHidden/>
              </w:rPr>
              <w:instrText xml:space="preserve"> PAGEREF _Toc187595031 \h </w:instrText>
            </w:r>
            <w:r>
              <w:rPr>
                <w:noProof/>
                <w:webHidden/>
              </w:rPr>
            </w:r>
            <w:r>
              <w:rPr>
                <w:noProof/>
                <w:webHidden/>
              </w:rPr>
              <w:fldChar w:fldCharType="separate"/>
            </w:r>
            <w:r w:rsidR="008D0526">
              <w:rPr>
                <w:noProof/>
                <w:webHidden/>
              </w:rPr>
              <w:t>20</w:t>
            </w:r>
            <w:r>
              <w:rPr>
                <w:noProof/>
                <w:webHidden/>
              </w:rPr>
              <w:fldChar w:fldCharType="end"/>
            </w:r>
          </w:hyperlink>
        </w:p>
        <w:p w14:paraId="22D6035E" w14:textId="265F8887" w:rsidR="00EB301B" w:rsidRDefault="00EB301B">
          <w:pPr>
            <w:pStyle w:val="Inhopg2"/>
            <w:rPr>
              <w:rFonts w:asciiTheme="minorHAnsi" w:eastAsiaTheme="minorEastAsia" w:hAnsiTheme="minorHAnsi" w:cstheme="minorBidi"/>
              <w:noProof/>
              <w:kern w:val="2"/>
              <w:sz w:val="24"/>
              <w:szCs w:val="24"/>
              <w14:ligatures w14:val="standardContextual"/>
            </w:rPr>
          </w:pPr>
          <w:hyperlink w:anchor="_Toc187595032" w:history="1">
            <w:r w:rsidRPr="0060025E">
              <w:rPr>
                <w:rStyle w:val="Hyperlink"/>
                <w:noProof/>
              </w:rPr>
              <w:t>8.4</w:t>
            </w:r>
            <w:r>
              <w:rPr>
                <w:rFonts w:asciiTheme="minorHAnsi" w:eastAsiaTheme="minorEastAsia" w:hAnsiTheme="minorHAnsi" w:cstheme="minorBidi"/>
                <w:noProof/>
                <w:kern w:val="2"/>
                <w:sz w:val="24"/>
                <w:szCs w:val="24"/>
                <w14:ligatures w14:val="standardContextual"/>
              </w:rPr>
              <w:tab/>
            </w:r>
            <w:r w:rsidRPr="0060025E">
              <w:rPr>
                <w:rStyle w:val="Hyperlink"/>
                <w:noProof/>
              </w:rPr>
              <w:t>Communiceren met verschillende partijen (intern/extern)</w:t>
            </w:r>
            <w:r>
              <w:rPr>
                <w:noProof/>
                <w:webHidden/>
              </w:rPr>
              <w:tab/>
            </w:r>
            <w:r>
              <w:rPr>
                <w:noProof/>
                <w:webHidden/>
              </w:rPr>
              <w:fldChar w:fldCharType="begin"/>
            </w:r>
            <w:r>
              <w:rPr>
                <w:noProof/>
                <w:webHidden/>
              </w:rPr>
              <w:instrText xml:space="preserve"> PAGEREF _Toc187595032 \h </w:instrText>
            </w:r>
            <w:r>
              <w:rPr>
                <w:noProof/>
                <w:webHidden/>
              </w:rPr>
            </w:r>
            <w:r>
              <w:rPr>
                <w:noProof/>
                <w:webHidden/>
              </w:rPr>
              <w:fldChar w:fldCharType="separate"/>
            </w:r>
            <w:r w:rsidR="008D0526">
              <w:rPr>
                <w:noProof/>
                <w:webHidden/>
              </w:rPr>
              <w:t>21</w:t>
            </w:r>
            <w:r>
              <w:rPr>
                <w:noProof/>
                <w:webHidden/>
              </w:rPr>
              <w:fldChar w:fldCharType="end"/>
            </w:r>
          </w:hyperlink>
        </w:p>
        <w:p w14:paraId="074BFDDA" w14:textId="7F38BFE9" w:rsidR="00EB301B" w:rsidRDefault="00EB301B">
          <w:pPr>
            <w:pStyle w:val="Inhopg1"/>
            <w:rPr>
              <w:rFonts w:asciiTheme="minorHAnsi" w:eastAsiaTheme="minorEastAsia" w:hAnsiTheme="minorHAnsi" w:cstheme="minorBidi"/>
              <w:b w:val="0"/>
              <w:noProof/>
              <w:kern w:val="2"/>
              <w:sz w:val="24"/>
              <w:szCs w:val="24"/>
              <w14:ligatures w14:val="standardContextual"/>
            </w:rPr>
          </w:pPr>
          <w:hyperlink w:anchor="_Toc187595033" w:history="1">
            <w:r w:rsidRPr="0060025E">
              <w:rPr>
                <w:rStyle w:val="Hyperlink"/>
                <w:noProof/>
              </w:rPr>
              <w:t>Bibliografie</w:t>
            </w:r>
            <w:r>
              <w:rPr>
                <w:noProof/>
                <w:webHidden/>
              </w:rPr>
              <w:tab/>
            </w:r>
            <w:r>
              <w:rPr>
                <w:noProof/>
                <w:webHidden/>
              </w:rPr>
              <w:fldChar w:fldCharType="begin"/>
            </w:r>
            <w:r>
              <w:rPr>
                <w:noProof/>
                <w:webHidden/>
              </w:rPr>
              <w:instrText xml:space="preserve"> PAGEREF _Toc187595033 \h </w:instrText>
            </w:r>
            <w:r>
              <w:rPr>
                <w:noProof/>
                <w:webHidden/>
              </w:rPr>
            </w:r>
            <w:r>
              <w:rPr>
                <w:noProof/>
                <w:webHidden/>
              </w:rPr>
              <w:fldChar w:fldCharType="separate"/>
            </w:r>
            <w:r w:rsidR="008D0526">
              <w:rPr>
                <w:noProof/>
                <w:webHidden/>
              </w:rPr>
              <w:t>22</w:t>
            </w:r>
            <w:r>
              <w:rPr>
                <w:noProof/>
                <w:webHidden/>
              </w:rPr>
              <w:fldChar w:fldCharType="end"/>
            </w:r>
          </w:hyperlink>
        </w:p>
        <w:p w14:paraId="3FE95CD3" w14:textId="664A19E7" w:rsidR="00272458" w:rsidRDefault="00EB301B" w:rsidP="00272458">
          <w:r>
            <w:rPr>
              <w:b/>
              <w:bCs/>
            </w:rPr>
            <w:fldChar w:fldCharType="end"/>
          </w:r>
        </w:p>
      </w:sdtContent>
    </w:sdt>
    <w:p w14:paraId="7E3D2296" w14:textId="03E3F117" w:rsidR="00A9373D" w:rsidRDefault="003C516C" w:rsidP="00FC11F3">
      <w:pPr>
        <w:pStyle w:val="Kop1"/>
        <w:ind w:left="432"/>
      </w:pPr>
      <w:bookmarkStart w:id="1" w:name="_Toc176859652"/>
      <w:bookmarkStart w:id="2" w:name="_Toc187594998"/>
      <w:r w:rsidRPr="00272458">
        <w:lastRenderedPageBreak/>
        <w:t>Inleiding</w:t>
      </w:r>
      <w:bookmarkEnd w:id="1"/>
      <w:bookmarkEnd w:id="2"/>
    </w:p>
    <w:p w14:paraId="3D69F5F0" w14:textId="187D178C" w:rsidR="007E67D3" w:rsidRDefault="007E67D3" w:rsidP="007E67D3">
      <w:pPr>
        <w:rPr>
          <w:color w:val="000000" w:themeColor="text1"/>
        </w:rPr>
      </w:pPr>
      <w:r w:rsidRPr="007E67D3">
        <w:rPr>
          <w:color w:val="000000" w:themeColor="text1"/>
        </w:rPr>
        <w:t xml:space="preserve">Dit document beschrijft een project waarin de focus ligt op het ontwikkelen van een geautomatiseerd sorteersysteem voor houten planken. Het doel van dit systeem is om de efficiëntie en consistentie van het sorteren te verhogen, met behulp van moderne technologieën zoals machine </w:t>
      </w:r>
      <w:proofErr w:type="spellStart"/>
      <w:r w:rsidRPr="007E67D3">
        <w:rPr>
          <w:color w:val="000000" w:themeColor="text1"/>
        </w:rPr>
        <w:t>learning</w:t>
      </w:r>
      <w:proofErr w:type="spellEnd"/>
      <w:r w:rsidRPr="007E67D3">
        <w:rPr>
          <w:color w:val="000000" w:themeColor="text1"/>
        </w:rPr>
        <w:t xml:space="preserve"> en beeldherkenning.</w:t>
      </w:r>
    </w:p>
    <w:p w14:paraId="72B70400" w14:textId="77777777" w:rsidR="00E432EF" w:rsidRPr="007E67D3" w:rsidRDefault="00E432EF" w:rsidP="007E67D3">
      <w:pPr>
        <w:rPr>
          <w:color w:val="000000" w:themeColor="text1"/>
        </w:rPr>
      </w:pPr>
    </w:p>
    <w:p w14:paraId="250CE031" w14:textId="4E382644" w:rsidR="007E67D3" w:rsidRDefault="007E67D3" w:rsidP="007E67D3">
      <w:pPr>
        <w:rPr>
          <w:color w:val="000000" w:themeColor="text1"/>
        </w:rPr>
      </w:pPr>
      <w:r w:rsidRPr="007E67D3">
        <w:rPr>
          <w:color w:val="000000" w:themeColor="text1"/>
        </w:rPr>
        <w:t xml:space="preserve">Het project speelt zich af bij een bedrijf dat gespecialiseerd is in de productie van </w:t>
      </w:r>
      <w:r w:rsidR="009B0E79">
        <w:rPr>
          <w:color w:val="000000" w:themeColor="text1"/>
        </w:rPr>
        <w:t>Traject Parket</w:t>
      </w:r>
      <w:r w:rsidRPr="007E67D3">
        <w:rPr>
          <w:color w:val="000000" w:themeColor="text1"/>
        </w:rPr>
        <w:t xml:space="preserve">. De huidige productielijn omvat een voorschaafmachine waar planken handmatig worden gesorteerd op </w:t>
      </w:r>
      <w:r w:rsidR="009B0E79">
        <w:rPr>
          <w:color w:val="000000" w:themeColor="text1"/>
        </w:rPr>
        <w:t>sortering</w:t>
      </w:r>
      <w:r w:rsidRPr="007E67D3">
        <w:rPr>
          <w:color w:val="000000" w:themeColor="text1"/>
        </w:rPr>
        <w:t>. Deze aanpak is tijdrovend en vatbaar voor menselijke fouten. Om deze uitdagingen aan te pakken, is een prototype ontwikkeld dat planken automatisch detecteert, data verzamelt en voorbereidt voor verdere verwerking.</w:t>
      </w:r>
    </w:p>
    <w:p w14:paraId="062F1AC4" w14:textId="77777777" w:rsidR="00E432EF" w:rsidRPr="007E67D3" w:rsidRDefault="00E432EF" w:rsidP="007E67D3">
      <w:pPr>
        <w:rPr>
          <w:color w:val="000000" w:themeColor="text1"/>
        </w:rPr>
      </w:pPr>
    </w:p>
    <w:p w14:paraId="7A017E28" w14:textId="77777777" w:rsidR="007E67D3" w:rsidRPr="007E67D3" w:rsidRDefault="007E67D3" w:rsidP="007E67D3">
      <w:pPr>
        <w:rPr>
          <w:color w:val="000000" w:themeColor="text1"/>
        </w:rPr>
      </w:pPr>
      <w:r w:rsidRPr="007E67D3">
        <w:rPr>
          <w:color w:val="000000" w:themeColor="text1"/>
        </w:rPr>
        <w:t>In dit document wordt het volledige proces van analyse, ontwerp en realisatie beschreven. Het geeft inzicht in de technische keuzes, de testresultaten en de plannen voor verdere ontwikkeling. Het document biedt niet alleen een overzicht van het project, maar dient ook als basis voor toekomstige optimalisaties.</w:t>
      </w:r>
    </w:p>
    <w:p w14:paraId="1ED76F26" w14:textId="77777777" w:rsidR="007E67D3" w:rsidRPr="00D45C87" w:rsidRDefault="007E67D3" w:rsidP="005742E5">
      <w:pPr>
        <w:rPr>
          <w:color w:val="FF0000"/>
        </w:rPr>
      </w:pPr>
    </w:p>
    <w:p w14:paraId="14E4F01A" w14:textId="77777777" w:rsidR="00983150" w:rsidRPr="00413295" w:rsidRDefault="00413295" w:rsidP="00272458">
      <w:pPr>
        <w:pStyle w:val="Kop2"/>
      </w:pPr>
      <w:bookmarkStart w:id="3" w:name="_Toc176859654"/>
      <w:bookmarkStart w:id="4" w:name="_Toc187594999"/>
      <w:r>
        <w:t>Leeswijzer</w:t>
      </w:r>
      <w:bookmarkEnd w:id="3"/>
      <w:bookmarkEnd w:id="4"/>
    </w:p>
    <w:p w14:paraId="72A2998F" w14:textId="55591EC5" w:rsidR="00CB0E20" w:rsidRDefault="00CB0E20" w:rsidP="00CB0E20">
      <w:pPr>
        <w:jc w:val="left"/>
      </w:pPr>
      <w:r w:rsidRPr="00CB0E20">
        <w:t>Dit document is opgedeeld in de volgende hoofdstukken:</w:t>
      </w:r>
    </w:p>
    <w:p w14:paraId="72498901" w14:textId="77777777" w:rsidR="00CB0E20" w:rsidRPr="00CB0E20" w:rsidRDefault="00CB0E20" w:rsidP="00CB0E20">
      <w:pPr>
        <w:jc w:val="left"/>
      </w:pPr>
    </w:p>
    <w:p w14:paraId="08D0EB40" w14:textId="77777777" w:rsidR="00CB0E20" w:rsidRDefault="00CB0E20" w:rsidP="00CB0E20">
      <w:pPr>
        <w:numPr>
          <w:ilvl w:val="0"/>
          <w:numId w:val="38"/>
        </w:numPr>
        <w:jc w:val="left"/>
      </w:pPr>
      <w:r w:rsidRPr="00CB0E20">
        <w:rPr>
          <w:b/>
          <w:bCs/>
        </w:rPr>
        <w:t>Hoofdstuk 2 - Analyse</w:t>
      </w:r>
      <w:r w:rsidRPr="00CB0E20">
        <w:br/>
        <w:t>Hier wordt de bestaande situatie beschreven, evenals de gewenste situatie. Het hoofdstuk behandelt ook de context van het project en de randvoorwaarden die van toepassing zijn.</w:t>
      </w:r>
    </w:p>
    <w:p w14:paraId="0E256BAD" w14:textId="77777777" w:rsidR="00CB0E20" w:rsidRPr="00CB0E20" w:rsidRDefault="00CB0E20" w:rsidP="00CB0E20">
      <w:pPr>
        <w:ind w:left="720"/>
        <w:jc w:val="left"/>
      </w:pPr>
    </w:p>
    <w:p w14:paraId="51DDB81C" w14:textId="77777777" w:rsidR="00CB0E20" w:rsidRDefault="00CB0E20" w:rsidP="00CB0E20">
      <w:pPr>
        <w:numPr>
          <w:ilvl w:val="0"/>
          <w:numId w:val="38"/>
        </w:numPr>
        <w:jc w:val="left"/>
      </w:pPr>
      <w:r w:rsidRPr="00CB0E20">
        <w:rPr>
          <w:b/>
          <w:bCs/>
        </w:rPr>
        <w:t>Hoofdstuk 3 - Onderzoek</w:t>
      </w:r>
      <w:r w:rsidRPr="00CB0E20">
        <w:br/>
        <w:t>In dit hoofdstuk worden de onderzoeksvragen geformuleerd en beantwoord. Het bevat informatie over de benodigde achtergrondkennis en geeft een conclusie en advies gebaseerd op het uitgevoerde onderzoek.</w:t>
      </w:r>
    </w:p>
    <w:p w14:paraId="46CB0799" w14:textId="77777777" w:rsidR="00CB0E20" w:rsidRPr="00CB0E20" w:rsidRDefault="00CB0E20" w:rsidP="00CB0E20">
      <w:pPr>
        <w:jc w:val="left"/>
      </w:pPr>
    </w:p>
    <w:p w14:paraId="41ECFD69" w14:textId="77777777" w:rsidR="00CB0E20" w:rsidRDefault="00CB0E20" w:rsidP="00CB0E20">
      <w:pPr>
        <w:numPr>
          <w:ilvl w:val="0"/>
          <w:numId w:val="38"/>
        </w:numPr>
        <w:jc w:val="left"/>
      </w:pPr>
      <w:r w:rsidRPr="00CB0E20">
        <w:rPr>
          <w:b/>
          <w:bCs/>
        </w:rPr>
        <w:t>Hoofdstuk 4 - Ontwerp</w:t>
      </w:r>
      <w:r w:rsidRPr="00CB0E20">
        <w:br/>
        <w:t>Dit hoofdstuk gaat in op het technische ontwerp van het systeem, met een beschrijving van de gekozen hardware en software, en waarom deze keuzes passend zijn.</w:t>
      </w:r>
    </w:p>
    <w:p w14:paraId="5DF33DFC" w14:textId="77777777" w:rsidR="00CB0E20" w:rsidRPr="00CB0E20" w:rsidRDefault="00CB0E20" w:rsidP="00CB0E20">
      <w:pPr>
        <w:jc w:val="left"/>
      </w:pPr>
    </w:p>
    <w:p w14:paraId="3BC28CEC" w14:textId="77777777" w:rsidR="00CB0E20" w:rsidRDefault="00CB0E20" w:rsidP="00CB0E20">
      <w:pPr>
        <w:numPr>
          <w:ilvl w:val="0"/>
          <w:numId w:val="38"/>
        </w:numPr>
        <w:jc w:val="left"/>
      </w:pPr>
      <w:r w:rsidRPr="00CB0E20">
        <w:rPr>
          <w:b/>
          <w:bCs/>
        </w:rPr>
        <w:t>Hoofdstuk 5 - Realisatie</w:t>
      </w:r>
      <w:r w:rsidRPr="00CB0E20">
        <w:br/>
        <w:t>Hier wordt het proces van implementatie en testen besproken. Dit omvat de stappen die zijn gezet om het ontwerp te realiseren, inclusief testresultaten en eventuele uitdagingen.</w:t>
      </w:r>
    </w:p>
    <w:p w14:paraId="6315D9F4" w14:textId="77777777" w:rsidR="00CB0E20" w:rsidRPr="00CB0E20" w:rsidRDefault="00CB0E20" w:rsidP="00CB0E20">
      <w:pPr>
        <w:jc w:val="left"/>
      </w:pPr>
    </w:p>
    <w:p w14:paraId="31A5032A" w14:textId="77777777" w:rsidR="00CB0E20" w:rsidRDefault="00CB0E20" w:rsidP="00CB0E20">
      <w:pPr>
        <w:numPr>
          <w:ilvl w:val="0"/>
          <w:numId w:val="38"/>
        </w:numPr>
        <w:jc w:val="left"/>
      </w:pPr>
      <w:r w:rsidRPr="00CB0E20">
        <w:rPr>
          <w:b/>
          <w:bCs/>
        </w:rPr>
        <w:t>Hoofdstuk 6 - Beheer</w:t>
      </w:r>
      <w:r w:rsidRPr="00CB0E20">
        <w:br/>
        <w:t>Dit hoofdstuk bespreekt hoe het systeem wordt onderhouden en overgedragen, met aandacht voor een onderhoudsplan en gebruikershandleiding.</w:t>
      </w:r>
    </w:p>
    <w:p w14:paraId="2872846D" w14:textId="77777777" w:rsidR="00CB0E20" w:rsidRPr="00CB0E20" w:rsidRDefault="00CB0E20" w:rsidP="00CB0E20">
      <w:pPr>
        <w:jc w:val="left"/>
      </w:pPr>
    </w:p>
    <w:p w14:paraId="22773C66" w14:textId="77777777" w:rsidR="00CB0E20" w:rsidRDefault="00CB0E20" w:rsidP="00CB0E20">
      <w:pPr>
        <w:numPr>
          <w:ilvl w:val="0"/>
          <w:numId w:val="38"/>
        </w:numPr>
        <w:jc w:val="left"/>
      </w:pPr>
      <w:r w:rsidRPr="00CB0E20">
        <w:rPr>
          <w:b/>
          <w:bCs/>
        </w:rPr>
        <w:t>Hoofdstuk 7 - Conclusie en Advies</w:t>
      </w:r>
      <w:r w:rsidRPr="00CB0E20">
        <w:br/>
        <w:t>In dit hoofdstuk wordt een samenvatting gegeven van het project en worden concrete aanbevelingen gedaan voor verdere ontwikkelingen.</w:t>
      </w:r>
    </w:p>
    <w:p w14:paraId="189830B9" w14:textId="77777777" w:rsidR="00CB0E20" w:rsidRPr="00CB0E20" w:rsidRDefault="00CB0E20" w:rsidP="00CB0E20">
      <w:pPr>
        <w:jc w:val="left"/>
      </w:pPr>
    </w:p>
    <w:p w14:paraId="5354DC3C" w14:textId="77777777" w:rsidR="00CB0E20" w:rsidRPr="00CB0E20" w:rsidRDefault="00CB0E20" w:rsidP="00CB0E20">
      <w:pPr>
        <w:numPr>
          <w:ilvl w:val="0"/>
          <w:numId w:val="38"/>
        </w:numPr>
        <w:jc w:val="left"/>
      </w:pPr>
      <w:r w:rsidRPr="00CB0E20">
        <w:rPr>
          <w:b/>
          <w:bCs/>
        </w:rPr>
        <w:t>Hoofdstuk 8 - Zelfreflectie</w:t>
      </w:r>
      <w:r w:rsidRPr="00CB0E20">
        <w:br/>
        <w:t>Dit laatste hoofdstuk bevat een persoonlijke reflectie op het leerproces en de samenwerking tijdens het project.</w:t>
      </w:r>
    </w:p>
    <w:p w14:paraId="3DE43B79" w14:textId="77777777" w:rsidR="00CB0E20" w:rsidRDefault="00CB0E20" w:rsidP="00C7013D"/>
    <w:p w14:paraId="274FA1A0" w14:textId="06E036B8" w:rsidR="00360C06" w:rsidRDefault="00CE680F" w:rsidP="00E30842">
      <w:pPr>
        <w:pStyle w:val="Kop1"/>
        <w:ind w:left="432"/>
      </w:pPr>
      <w:bookmarkStart w:id="5" w:name="_Toc176859655"/>
      <w:bookmarkStart w:id="6" w:name="_Toc187595000"/>
      <w:r>
        <w:lastRenderedPageBreak/>
        <w:t>Analyse</w:t>
      </w:r>
      <w:bookmarkEnd w:id="5"/>
      <w:bookmarkEnd w:id="6"/>
    </w:p>
    <w:p w14:paraId="2E52F161" w14:textId="77777777" w:rsidR="00CE680F" w:rsidRPr="00CE680F" w:rsidRDefault="00CE680F" w:rsidP="00CE680F">
      <w:pPr>
        <w:pStyle w:val="Kop2"/>
      </w:pPr>
      <w:bookmarkStart w:id="7" w:name="_Toc176859656"/>
      <w:bookmarkStart w:id="8" w:name="_Toc187595001"/>
      <w:r w:rsidRPr="00CE680F">
        <w:t>Organisatiebeschrijving</w:t>
      </w:r>
      <w:bookmarkEnd w:id="7"/>
      <w:bookmarkEnd w:id="8"/>
    </w:p>
    <w:p w14:paraId="5198E3CB" w14:textId="0111F9F2" w:rsidR="005376D9" w:rsidRPr="00CE680F" w:rsidRDefault="005376D9" w:rsidP="00452A27">
      <w:pPr>
        <w:contextualSpacing/>
      </w:pPr>
      <w:r w:rsidRPr="005376D9">
        <w:t>Traject Parket is een bedrijf gespecialiseerd in de productie van hoogwaardige houten vloeren. Het bedrijf heeft een productie</w:t>
      </w:r>
      <w:r w:rsidR="00905006">
        <w:t>lijn</w:t>
      </w:r>
      <w:r w:rsidRPr="005376D9">
        <w:t xml:space="preserve"> waar verschillende houtbewerkingsmachines worden gebruikt, waaronder een voorschaafmachine. </w:t>
      </w:r>
      <w:r w:rsidR="00905006">
        <w:t>De</w:t>
      </w:r>
      <w:r w:rsidRPr="005376D9">
        <w:t xml:space="preserve"> stageopdracht richtte zich op het automatiseren van het sorteerproces van houten planken, met een focus op het gebruik van machine </w:t>
      </w:r>
      <w:proofErr w:type="spellStart"/>
      <w:r w:rsidRPr="005376D9">
        <w:t>learning</w:t>
      </w:r>
      <w:proofErr w:type="spellEnd"/>
      <w:r w:rsidRPr="005376D9">
        <w:t xml:space="preserve"> en beeldherkenningstechnologie.</w:t>
      </w:r>
    </w:p>
    <w:p w14:paraId="17596AB4" w14:textId="0AC07460" w:rsidR="00CE680F" w:rsidRPr="00CE680F" w:rsidRDefault="00F25BCF" w:rsidP="00CE680F">
      <w:pPr>
        <w:pStyle w:val="Kop2"/>
      </w:pPr>
      <w:bookmarkStart w:id="9" w:name="_Toc176859657"/>
      <w:bookmarkStart w:id="10" w:name="_Toc187595002"/>
      <w:r>
        <w:rPr>
          <w:noProof/>
        </w:rPr>
        <mc:AlternateContent>
          <mc:Choice Requires="wps">
            <w:drawing>
              <wp:anchor distT="0" distB="0" distL="114300" distR="114300" simplePos="0" relativeHeight="251661312" behindDoc="0" locked="0" layoutInCell="1" allowOverlap="1" wp14:anchorId="143D503C" wp14:editId="4080CFEC">
                <wp:simplePos x="0" y="0"/>
                <wp:positionH relativeFrom="column">
                  <wp:posOffset>0</wp:posOffset>
                </wp:positionH>
                <wp:positionV relativeFrom="paragraph">
                  <wp:posOffset>3279140</wp:posOffset>
                </wp:positionV>
                <wp:extent cx="3418205" cy="635"/>
                <wp:effectExtent l="0" t="0" r="0" b="0"/>
                <wp:wrapThrough wrapText="bothSides">
                  <wp:wrapPolygon edited="0">
                    <wp:start x="0" y="0"/>
                    <wp:lineTo x="0" y="21600"/>
                    <wp:lineTo x="21600" y="21600"/>
                    <wp:lineTo x="21600" y="0"/>
                  </wp:wrapPolygon>
                </wp:wrapThrough>
                <wp:docPr id="1311237226" name="Tekstvak 1"/>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wps:spPr>
                      <wps:txbx>
                        <w:txbxContent>
                          <w:p w14:paraId="4EA3807A" w14:textId="386A8864" w:rsidR="00F25BCF" w:rsidRPr="00C84A5C" w:rsidRDefault="00F25BCF" w:rsidP="00F25BCF">
                            <w:pPr>
                              <w:pStyle w:val="Bijschrift"/>
                              <w:rPr>
                                <w:rFonts w:cs="Arial"/>
                                <w:b/>
                                <w:noProof/>
                                <w:color w:val="00A1E1"/>
                                <w:sz w:val="28"/>
                                <w:szCs w:val="28"/>
                              </w:rPr>
                            </w:pPr>
                            <w:r>
                              <w:t xml:space="preserve">Figuur </w:t>
                            </w:r>
                            <w:r>
                              <w:fldChar w:fldCharType="begin"/>
                            </w:r>
                            <w:r>
                              <w:instrText xml:space="preserve"> SEQ Figuur \* ARABIC </w:instrText>
                            </w:r>
                            <w:r>
                              <w:fldChar w:fldCharType="separate"/>
                            </w:r>
                            <w:r w:rsidR="008D0526">
                              <w:rPr>
                                <w:noProof/>
                              </w:rPr>
                              <w:t>1</w:t>
                            </w:r>
                            <w:r>
                              <w:fldChar w:fldCharType="end"/>
                            </w:r>
                            <w:r>
                              <w:t xml:space="preserve">: Binnenkant van </w:t>
                            </w:r>
                            <w:r w:rsidR="00803580">
                              <w:t>b</w:t>
                            </w:r>
                            <w:r>
                              <w:t>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3D503C" id="_x0000_t202" coordsize="21600,21600" o:spt="202" path="m,l,21600r21600,l21600,xe">
                <v:stroke joinstyle="miter"/>
                <v:path gradientshapeok="t" o:connecttype="rect"/>
              </v:shapetype>
              <v:shape id="Tekstvak 1" o:spid="_x0000_s1026" type="#_x0000_t202" style="position:absolute;left:0;text-align:left;margin-left:0;margin-top:258.2pt;width:269.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c0Fg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q8+x2Pr3mTFLu5uo6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" stroked="f">
                <v:textbox style="mso-fit-shape-to-text:t" inset="0,0,0,0">
                  <w:txbxContent>
                    <w:p w14:paraId="4EA3807A" w14:textId="386A8864" w:rsidR="00F25BCF" w:rsidRPr="00C84A5C" w:rsidRDefault="00F25BCF" w:rsidP="00F25BCF">
                      <w:pPr>
                        <w:pStyle w:val="Bijschrift"/>
                        <w:rPr>
                          <w:rFonts w:cs="Arial"/>
                          <w:b/>
                          <w:noProof/>
                          <w:color w:val="00A1E1"/>
                          <w:sz w:val="28"/>
                          <w:szCs w:val="28"/>
                        </w:rPr>
                      </w:pPr>
                      <w:r>
                        <w:t xml:space="preserve">Figuur </w:t>
                      </w:r>
                      <w:r>
                        <w:fldChar w:fldCharType="begin"/>
                      </w:r>
                      <w:r>
                        <w:instrText xml:space="preserve"> SEQ Figuur \* ARABIC </w:instrText>
                      </w:r>
                      <w:r>
                        <w:fldChar w:fldCharType="separate"/>
                      </w:r>
                      <w:r w:rsidR="008D0526">
                        <w:rPr>
                          <w:noProof/>
                        </w:rPr>
                        <w:t>1</w:t>
                      </w:r>
                      <w:r>
                        <w:fldChar w:fldCharType="end"/>
                      </w:r>
                      <w:r>
                        <w:t xml:space="preserve">: Binnenkant van </w:t>
                      </w:r>
                      <w:r w:rsidR="00803580">
                        <w:t>b</w:t>
                      </w:r>
                      <w:r>
                        <w:t>ox</w:t>
                      </w:r>
                    </w:p>
                  </w:txbxContent>
                </v:textbox>
                <w10:wrap type="through"/>
              </v:shape>
            </w:pict>
          </mc:Fallback>
        </mc:AlternateContent>
      </w:r>
      <w:r w:rsidR="00580396">
        <w:rPr>
          <w:noProof/>
        </w:rPr>
        <w:drawing>
          <wp:anchor distT="0" distB="0" distL="114300" distR="114300" simplePos="0" relativeHeight="251658240" behindDoc="0" locked="0" layoutInCell="1" allowOverlap="1" wp14:anchorId="1B1C155F" wp14:editId="138BD547">
            <wp:simplePos x="0" y="0"/>
            <wp:positionH relativeFrom="margin">
              <wp:align>left</wp:align>
            </wp:positionH>
            <wp:positionV relativeFrom="paragraph">
              <wp:posOffset>231775</wp:posOffset>
            </wp:positionV>
            <wp:extent cx="2562225" cy="3418205"/>
            <wp:effectExtent l="0" t="8890" r="635" b="635"/>
            <wp:wrapThrough wrapText="bothSides">
              <wp:wrapPolygon edited="0">
                <wp:start x="21675" y="56"/>
                <wp:lineTo x="155" y="56"/>
                <wp:lineTo x="155" y="21484"/>
                <wp:lineTo x="21675" y="21484"/>
                <wp:lineTo x="21675" y="56"/>
              </wp:wrapPolygon>
            </wp:wrapThrough>
            <wp:docPr id="4006836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562225" cy="3418205"/>
                    </a:xfrm>
                    <a:prstGeom prst="rect">
                      <a:avLst/>
                    </a:prstGeom>
                    <a:noFill/>
                    <a:ln>
                      <a:noFill/>
                    </a:ln>
                  </pic:spPr>
                </pic:pic>
              </a:graphicData>
            </a:graphic>
            <wp14:sizeRelH relativeFrom="page">
              <wp14:pctWidth>0</wp14:pctWidth>
            </wp14:sizeRelH>
            <wp14:sizeRelV relativeFrom="page">
              <wp14:pctHeight>0</wp14:pctHeight>
            </wp14:sizeRelV>
          </wp:anchor>
        </w:drawing>
      </w:r>
      <w:r w:rsidR="00CE680F" w:rsidRPr="00CE680F">
        <w:t>Bestaande situatie</w:t>
      </w:r>
      <w:bookmarkEnd w:id="9"/>
      <w:bookmarkEnd w:id="10"/>
    </w:p>
    <w:p w14:paraId="07ABABF5" w14:textId="27207FCA" w:rsidR="004720A8" w:rsidRPr="004720A8" w:rsidRDefault="00803580" w:rsidP="004720A8">
      <w:pPr>
        <w:spacing w:before="100" w:beforeAutospacing="1" w:after="100" w:afterAutospacing="1" w:line="240" w:lineRule="auto"/>
        <w:jc w:val="left"/>
        <w:rPr>
          <w:rFonts w:cs="Arial"/>
        </w:rPr>
      </w:pPr>
      <w:r>
        <w:rPr>
          <w:noProof/>
        </w:rPr>
        <mc:AlternateContent>
          <mc:Choice Requires="wps">
            <w:drawing>
              <wp:anchor distT="0" distB="0" distL="114300" distR="114300" simplePos="0" relativeHeight="251663360" behindDoc="0" locked="0" layoutInCell="1" allowOverlap="1" wp14:anchorId="24D32274" wp14:editId="71AD99C7">
                <wp:simplePos x="0" y="0"/>
                <wp:positionH relativeFrom="column">
                  <wp:posOffset>3533775</wp:posOffset>
                </wp:positionH>
                <wp:positionV relativeFrom="paragraph">
                  <wp:posOffset>5637530</wp:posOffset>
                </wp:positionV>
                <wp:extent cx="2813685" cy="635"/>
                <wp:effectExtent l="0" t="0" r="0" b="0"/>
                <wp:wrapThrough wrapText="bothSides">
                  <wp:wrapPolygon edited="0">
                    <wp:start x="0" y="0"/>
                    <wp:lineTo x="0" y="21600"/>
                    <wp:lineTo x="21600" y="21600"/>
                    <wp:lineTo x="21600" y="0"/>
                  </wp:wrapPolygon>
                </wp:wrapThrough>
                <wp:docPr id="343400338" name="Tekstvak 1"/>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61FDE35C" w14:textId="282D04B5" w:rsidR="00803580" w:rsidRPr="00803580" w:rsidRDefault="00803580" w:rsidP="00803580">
                            <w:pPr>
                              <w:pStyle w:val="Bijschrift"/>
                            </w:pPr>
                            <w:r>
                              <w:t xml:space="preserve">Figuur </w:t>
                            </w:r>
                            <w:r>
                              <w:fldChar w:fldCharType="begin"/>
                            </w:r>
                            <w:r>
                              <w:instrText xml:space="preserve"> SEQ Figuur \* ARABIC </w:instrText>
                            </w:r>
                            <w:r>
                              <w:fldChar w:fldCharType="separate"/>
                            </w:r>
                            <w:r w:rsidR="008D0526">
                              <w:rPr>
                                <w:noProof/>
                              </w:rPr>
                              <w:t>2</w:t>
                            </w:r>
                            <w:r>
                              <w:fldChar w:fldCharType="end"/>
                            </w:r>
                            <w:r>
                              <w:t>: Buitenkant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32274" id="_x0000_s1027" type="#_x0000_t202" style="position:absolute;margin-left:278.25pt;margin-top:443.9pt;width:221.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" stroked="f">
                <v:textbox style="mso-fit-shape-to-text:t" inset="0,0,0,0">
                  <w:txbxContent>
                    <w:p w14:paraId="61FDE35C" w14:textId="282D04B5" w:rsidR="00803580" w:rsidRPr="00803580" w:rsidRDefault="00803580" w:rsidP="00803580">
                      <w:pPr>
                        <w:pStyle w:val="Bijschrift"/>
                      </w:pPr>
                      <w:r>
                        <w:t xml:space="preserve">Figuur </w:t>
                      </w:r>
                      <w:r>
                        <w:fldChar w:fldCharType="begin"/>
                      </w:r>
                      <w:r>
                        <w:instrText xml:space="preserve"> SEQ Figuur \* ARABIC </w:instrText>
                      </w:r>
                      <w:r>
                        <w:fldChar w:fldCharType="separate"/>
                      </w:r>
                      <w:r w:rsidR="008D0526">
                        <w:rPr>
                          <w:noProof/>
                        </w:rPr>
                        <w:t>2</w:t>
                      </w:r>
                      <w:r>
                        <w:fldChar w:fldCharType="end"/>
                      </w:r>
                      <w:r>
                        <w:t>: Buitenkant box</w:t>
                      </w:r>
                    </w:p>
                  </w:txbxContent>
                </v:textbox>
                <w10:wrap type="through"/>
              </v:shape>
            </w:pict>
          </mc:Fallback>
        </mc:AlternateContent>
      </w:r>
      <w:r>
        <w:rPr>
          <w:rFonts w:cs="Arial"/>
          <w:noProof/>
        </w:rPr>
        <w:drawing>
          <wp:anchor distT="0" distB="0" distL="114300" distR="114300" simplePos="0" relativeHeight="251659264" behindDoc="0" locked="0" layoutInCell="1" allowOverlap="1" wp14:anchorId="2F8EC551" wp14:editId="46BD1135">
            <wp:simplePos x="0" y="0"/>
            <wp:positionH relativeFrom="column">
              <wp:posOffset>3533775</wp:posOffset>
            </wp:positionH>
            <wp:positionV relativeFrom="paragraph">
              <wp:posOffset>1827530</wp:posOffset>
            </wp:positionV>
            <wp:extent cx="2813685" cy="3752850"/>
            <wp:effectExtent l="0" t="0" r="5715" b="0"/>
            <wp:wrapThrough wrapText="bothSides">
              <wp:wrapPolygon edited="0">
                <wp:start x="0" y="0"/>
                <wp:lineTo x="0" y="21490"/>
                <wp:lineTo x="21498" y="21490"/>
                <wp:lineTo x="21498" y="0"/>
                <wp:lineTo x="0" y="0"/>
              </wp:wrapPolygon>
            </wp:wrapThrough>
            <wp:docPr id="39108738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3685"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0A8" w:rsidRPr="004720A8">
        <w:rPr>
          <w:rFonts w:cs="Arial"/>
        </w:rPr>
        <w:t xml:space="preserve">Op dit moment </w:t>
      </w:r>
      <w:r w:rsidR="00102308">
        <w:rPr>
          <w:rFonts w:cs="Arial"/>
        </w:rPr>
        <w:t>staat</w:t>
      </w:r>
      <w:r w:rsidR="004720A8" w:rsidRPr="004720A8">
        <w:rPr>
          <w:rFonts w:cs="Arial"/>
        </w:rPr>
        <w:t xml:space="preserve"> er een werkend prototype dat bestaat uit een </w:t>
      </w:r>
      <w:proofErr w:type="spellStart"/>
      <w:r w:rsidR="004720A8" w:rsidRPr="004720A8">
        <w:rPr>
          <w:rFonts w:cs="Arial"/>
        </w:rPr>
        <w:t>Raspberry</w:t>
      </w:r>
      <w:proofErr w:type="spellEnd"/>
      <w:r w:rsidR="004720A8" w:rsidRPr="004720A8">
        <w:rPr>
          <w:rFonts w:cs="Arial"/>
        </w:rPr>
        <w:t xml:space="preserve"> Pi 5 en een camera. Deze hardware is gemonteerd in een speciaal ontworpen box die is afgedekt en voorzien van </w:t>
      </w:r>
      <w:proofErr w:type="spellStart"/>
      <w:r w:rsidR="004720A8" w:rsidRPr="004720A8">
        <w:rPr>
          <w:rFonts w:cs="Arial"/>
        </w:rPr>
        <w:t>LED-verlichting</w:t>
      </w:r>
      <w:proofErr w:type="spellEnd"/>
      <w:r w:rsidR="004720A8" w:rsidRPr="004720A8">
        <w:rPr>
          <w:rFonts w:cs="Arial"/>
        </w:rPr>
        <w:t xml:space="preserve">. Dit zorgt voor een constante belichting en maakt het mogelijk om duidelijke en consistente foto’s van planken te maken. Binnenin de box, zoals </w:t>
      </w:r>
      <w:r w:rsidR="005D7B20">
        <w:rPr>
          <w:rFonts w:cs="Arial"/>
        </w:rPr>
        <w:t xml:space="preserve">in figuur 1 </w:t>
      </w:r>
      <w:r w:rsidR="004720A8" w:rsidRPr="004720A8">
        <w:rPr>
          <w:rFonts w:cs="Arial"/>
        </w:rPr>
        <w:t>te zien is, zijn alle onderdelen netjes georganiseerd om optimale prestaties te garanderen.</w:t>
      </w:r>
    </w:p>
    <w:p w14:paraId="58D71DA9" w14:textId="1CF44ED5" w:rsidR="00531878" w:rsidRDefault="004720A8" w:rsidP="00837D67">
      <w:pPr>
        <w:spacing w:before="100" w:beforeAutospacing="1" w:after="100" w:afterAutospacing="1" w:line="240" w:lineRule="auto"/>
        <w:jc w:val="left"/>
        <w:rPr>
          <w:rFonts w:cs="Arial"/>
        </w:rPr>
      </w:pPr>
      <w:r w:rsidRPr="004720A8">
        <w:rPr>
          <w:rFonts w:cs="Arial"/>
        </w:rPr>
        <w:t xml:space="preserve">Het systeem is geplaatst bij de voorschaafmachine en kan planken detecteren en herkennen wanneer een nieuwe plank in beeld komt. Zodra een plank wordt gedetecteerd, maakt de camera foto’s die automatisch op een server worden opgeslagen. Dit is een belangrijke stap om data te verzamelen die in de toekomst gebruikt kan worden voor machine </w:t>
      </w:r>
      <w:proofErr w:type="spellStart"/>
      <w:r w:rsidRPr="004720A8">
        <w:rPr>
          <w:rFonts w:cs="Arial"/>
        </w:rPr>
        <w:t>learning</w:t>
      </w:r>
      <w:proofErr w:type="spellEnd"/>
      <w:r w:rsidRPr="004720A8">
        <w:rPr>
          <w:rFonts w:cs="Arial"/>
        </w:rPr>
        <w:t>-modellen.</w:t>
      </w:r>
    </w:p>
    <w:p w14:paraId="0DFD83C4" w14:textId="68C1A1B2" w:rsidR="00C74108" w:rsidRPr="00C74108" w:rsidRDefault="00C74108" w:rsidP="00C74108">
      <w:pPr>
        <w:spacing w:before="100" w:beforeAutospacing="1" w:after="100" w:afterAutospacing="1" w:line="240" w:lineRule="auto"/>
        <w:jc w:val="left"/>
        <w:rPr>
          <w:rFonts w:cs="Arial"/>
        </w:rPr>
      </w:pPr>
      <w:r w:rsidRPr="00C74108">
        <w:rPr>
          <w:rFonts w:cs="Arial"/>
        </w:rPr>
        <w:t xml:space="preserve">De huidige opstelling bevat </w:t>
      </w:r>
      <w:r>
        <w:rPr>
          <w:rFonts w:cs="Arial"/>
        </w:rPr>
        <w:t xml:space="preserve">een box waarin </w:t>
      </w:r>
      <w:r w:rsidRPr="00C74108">
        <w:rPr>
          <w:rFonts w:cs="Arial"/>
        </w:rPr>
        <w:t xml:space="preserve">de camera en </w:t>
      </w:r>
      <w:proofErr w:type="spellStart"/>
      <w:r w:rsidRPr="00C74108">
        <w:rPr>
          <w:rFonts w:cs="Arial"/>
        </w:rPr>
        <w:t>Raspberry</w:t>
      </w:r>
      <w:proofErr w:type="spellEnd"/>
      <w:r w:rsidRPr="00C74108">
        <w:rPr>
          <w:rFonts w:cs="Arial"/>
        </w:rPr>
        <w:t xml:space="preserve"> Pi zijn geplaatst. Zoals te zien op de foto</w:t>
      </w:r>
      <w:r>
        <w:rPr>
          <w:rFonts w:cs="Arial"/>
        </w:rPr>
        <w:t xml:space="preserve"> (figuur 2)</w:t>
      </w:r>
      <w:r w:rsidRPr="00C74108">
        <w:rPr>
          <w:rFonts w:cs="Arial"/>
        </w:rPr>
        <w:t xml:space="preserve">, is deze box stevig gebouwd en volledig afgesloten om externe invloeden zoals stof en lichtvariaties te minimaliseren. De planken worden vanuit de voorschaafmachine door de box geleid, waar de ingebouwde </w:t>
      </w:r>
      <w:proofErr w:type="spellStart"/>
      <w:r w:rsidRPr="00C74108">
        <w:rPr>
          <w:rFonts w:cs="Arial"/>
        </w:rPr>
        <w:t>LED-verlichting</w:t>
      </w:r>
      <w:proofErr w:type="spellEnd"/>
      <w:r w:rsidRPr="00C74108">
        <w:rPr>
          <w:rFonts w:cs="Arial"/>
        </w:rPr>
        <w:t xml:space="preserve"> zorgt voor een constante en gelijkmatige belichting. Dit voorkomt schaduwen en reflecties en garandeert dat de camera consistente, hoogwaardige beelden kan vastleggen.</w:t>
      </w:r>
    </w:p>
    <w:p w14:paraId="454027A1" w14:textId="08EACC98" w:rsidR="00F13831" w:rsidRDefault="00C74108" w:rsidP="00837D67">
      <w:pPr>
        <w:spacing w:before="100" w:beforeAutospacing="1" w:after="100" w:afterAutospacing="1" w:line="240" w:lineRule="auto"/>
        <w:jc w:val="left"/>
        <w:rPr>
          <w:rFonts w:cs="Arial"/>
        </w:rPr>
      </w:pPr>
      <w:r w:rsidRPr="00C74108">
        <w:rPr>
          <w:rFonts w:cs="Arial"/>
        </w:rPr>
        <w:t>De box speelt een cruciale rol in het systeem door de omgeving te controleren en de kwaliteit van de dataverzameling te verbeteren. Het ontwerp is eenvoudig en functioneel, en biedt voldoende ruimte om de hardware te beschermen tegen omgevingsfactoren, zoals stof en trillingen.</w:t>
      </w:r>
    </w:p>
    <w:p w14:paraId="1D7E0932" w14:textId="77777777" w:rsidR="00F13831" w:rsidRDefault="00F13831" w:rsidP="00837D67">
      <w:pPr>
        <w:spacing w:before="100" w:beforeAutospacing="1" w:after="100" w:afterAutospacing="1" w:line="240" w:lineRule="auto"/>
        <w:jc w:val="left"/>
        <w:rPr>
          <w:rFonts w:cs="Arial"/>
        </w:rPr>
      </w:pPr>
    </w:p>
    <w:p w14:paraId="4B54178A" w14:textId="4F1ACA8F" w:rsidR="00F13831" w:rsidRPr="00837D67" w:rsidRDefault="00F13831" w:rsidP="00837D67">
      <w:pPr>
        <w:spacing w:before="100" w:beforeAutospacing="1" w:after="100" w:afterAutospacing="1" w:line="240" w:lineRule="auto"/>
        <w:jc w:val="left"/>
        <w:rPr>
          <w:rFonts w:cs="Arial"/>
        </w:rPr>
      </w:pPr>
    </w:p>
    <w:p w14:paraId="4DD1A713" w14:textId="77777777" w:rsidR="00CE680F" w:rsidRPr="00CE680F" w:rsidRDefault="00CE680F" w:rsidP="00CE680F">
      <w:pPr>
        <w:pStyle w:val="Kop2"/>
      </w:pPr>
      <w:bookmarkStart w:id="11" w:name="_Toc176859658"/>
      <w:bookmarkStart w:id="12" w:name="_Toc187595003"/>
      <w:r w:rsidRPr="00CE680F">
        <w:lastRenderedPageBreak/>
        <w:t>Gewenste situatie</w:t>
      </w:r>
      <w:bookmarkEnd w:id="11"/>
      <w:bookmarkEnd w:id="12"/>
    </w:p>
    <w:p w14:paraId="7F4E41BE" w14:textId="77777777" w:rsidR="005376D9" w:rsidRDefault="005376D9" w:rsidP="005376D9">
      <w:r w:rsidRPr="005376D9">
        <w:t>De gewenste situatie omvat een volledig geautomatiseerd sorteersysteem dat:</w:t>
      </w:r>
    </w:p>
    <w:p w14:paraId="1133229F" w14:textId="77777777" w:rsidR="00680337" w:rsidRPr="005376D9" w:rsidRDefault="00680337" w:rsidP="005376D9"/>
    <w:p w14:paraId="783D1001" w14:textId="55C2DEAF" w:rsidR="005376D9" w:rsidRPr="005376D9" w:rsidRDefault="005376D9" w:rsidP="005376D9">
      <w:pPr>
        <w:numPr>
          <w:ilvl w:val="0"/>
          <w:numId w:val="18"/>
        </w:numPr>
      </w:pPr>
      <w:r w:rsidRPr="005376D9">
        <w:t>De planken detecteert en categoriseert op basis van kwaliteit.</w:t>
      </w:r>
    </w:p>
    <w:p w14:paraId="599BEB7A" w14:textId="77777777" w:rsidR="005376D9" w:rsidRPr="005376D9" w:rsidRDefault="005376D9" w:rsidP="005376D9">
      <w:pPr>
        <w:numPr>
          <w:ilvl w:val="0"/>
          <w:numId w:val="18"/>
        </w:numPr>
      </w:pPr>
      <w:r w:rsidRPr="005376D9">
        <w:t xml:space="preserve">Automatisch sorteringen toepast met behulp van machine </w:t>
      </w:r>
      <w:proofErr w:type="spellStart"/>
      <w:r w:rsidRPr="005376D9">
        <w:t>learning</w:t>
      </w:r>
      <w:proofErr w:type="spellEnd"/>
      <w:r w:rsidRPr="005376D9">
        <w:t>-modellen.</w:t>
      </w:r>
    </w:p>
    <w:p w14:paraId="4DA57D90" w14:textId="77777777" w:rsidR="005376D9" w:rsidRDefault="005376D9" w:rsidP="005376D9">
      <w:pPr>
        <w:numPr>
          <w:ilvl w:val="0"/>
          <w:numId w:val="18"/>
        </w:numPr>
      </w:pPr>
      <w:r w:rsidRPr="005376D9">
        <w:t xml:space="preserve">Beschikt over gedetailleerde technische ontwerpen, zoals </w:t>
      </w:r>
      <w:proofErr w:type="spellStart"/>
      <w:r w:rsidRPr="005376D9">
        <w:t>SolidWorks</w:t>
      </w:r>
      <w:proofErr w:type="spellEnd"/>
      <w:r w:rsidRPr="005376D9">
        <w:t>-tekeningen, om toekomstige implementaties te ondersteunen.</w:t>
      </w:r>
    </w:p>
    <w:p w14:paraId="6CACCEC9" w14:textId="77777777" w:rsidR="005376D9" w:rsidRPr="005376D9" w:rsidRDefault="005376D9" w:rsidP="005376D9"/>
    <w:p w14:paraId="463D5424" w14:textId="11032560" w:rsidR="00837D67" w:rsidRPr="00CE680F" w:rsidRDefault="005376D9" w:rsidP="00CE680F">
      <w:r w:rsidRPr="005376D9">
        <w:t>De huidige opzet biedt een solide basis, maar verdere ontwikkeling is nodig om de gewenste situatie te bereiken.</w:t>
      </w:r>
    </w:p>
    <w:p w14:paraId="1F707247" w14:textId="7DF8C616" w:rsidR="00A4114B" w:rsidRDefault="00CE680F" w:rsidP="00CE680F">
      <w:pPr>
        <w:pStyle w:val="Kop2"/>
      </w:pPr>
      <w:bookmarkStart w:id="13" w:name="_Toc176859659"/>
      <w:bookmarkStart w:id="14" w:name="_Toc187595004"/>
      <w:proofErr w:type="spellStart"/>
      <w:r w:rsidRPr="00CE680F">
        <w:t>Opdrachtsomschrijving</w:t>
      </w:r>
      <w:bookmarkEnd w:id="13"/>
      <w:bookmarkEnd w:id="14"/>
      <w:proofErr w:type="spellEnd"/>
    </w:p>
    <w:p w14:paraId="331480BE" w14:textId="5A634E03" w:rsidR="00162D63" w:rsidRPr="001E44AA" w:rsidRDefault="004A6978" w:rsidP="00162D63">
      <w:r w:rsidRPr="005376D9">
        <w:t>De</w:t>
      </w:r>
      <w:r w:rsidR="00162D63" w:rsidRPr="00162D63">
        <w:rPr>
          <w:rFonts w:ascii="Times New Roman" w:hAnsi="Times New Roman"/>
          <w:sz w:val="24"/>
          <w:szCs w:val="24"/>
        </w:rPr>
        <w:t xml:space="preserve"> </w:t>
      </w:r>
      <w:r w:rsidR="00162D63" w:rsidRPr="001E44AA">
        <w:t>opdracht richtte zich op het ontwikkelen van een prototype voor een geautomatiseerd sorteersysteem dat het huidige handmatige sorteerproces bij Traject Parket kan vervangen. Het doel was om een systeem te maken dat planken detecteert, foto’s maakt, en deze gegevens opslaat voor verdere analyse en verwerking. Dit prototype zou dienen als basis voor het verzamelen van data en het trainen van machine learning-modellen die in de toekomst kunnen worden gebruikt voor automatische kwaliteitscontrole.</w:t>
      </w:r>
    </w:p>
    <w:p w14:paraId="07F61712" w14:textId="77777777" w:rsidR="00162D63" w:rsidRPr="001E44AA" w:rsidRDefault="00162D63" w:rsidP="00162D63"/>
    <w:p w14:paraId="5BC1E3F0" w14:textId="682A70F3" w:rsidR="00A4114B" w:rsidRPr="00CE680F" w:rsidRDefault="00162D63" w:rsidP="00CE680F">
      <w:r w:rsidRPr="00162D63">
        <w:t xml:space="preserve">Om dit te realiseren, was het </w:t>
      </w:r>
      <w:r w:rsidR="00797930">
        <w:t>de</w:t>
      </w:r>
      <w:r w:rsidRPr="00162D63">
        <w:t xml:space="preserve"> taak om een camera en een </w:t>
      </w:r>
      <w:proofErr w:type="spellStart"/>
      <w:r w:rsidRPr="00162D63">
        <w:t>Raspberry</w:t>
      </w:r>
      <w:proofErr w:type="spellEnd"/>
      <w:r w:rsidRPr="00162D63">
        <w:t xml:space="preserve"> Pi 5 te integreren in een werkende opstelling bij de voorschaafmachine. Daarnaast moest </w:t>
      </w:r>
      <w:r w:rsidR="00797930">
        <w:t>er</w:t>
      </w:r>
      <w:r w:rsidRPr="00162D63">
        <w:t xml:space="preserve"> een functionele omschrijving en een FMEA </w:t>
      </w:r>
      <w:r w:rsidR="008D203B">
        <w:t>komen</w:t>
      </w:r>
      <w:r w:rsidRPr="00162D63">
        <w:t xml:space="preserve"> om het systeem en mogelijke risico’s in kaart te brengen. Het project had ook als doel om data te verzamelen die later kan worden gebruikt om het systeem verder te ontwikkelen en optimaliseren. De nadruk lag op het creëren van een solide basis die in toekomstige iteraties kan worden uitgebreid naar een volledig geautomatiseerd sorteersysteem.</w:t>
      </w:r>
    </w:p>
    <w:p w14:paraId="3BD8118C" w14:textId="77777777" w:rsidR="00CE680F" w:rsidRPr="00CE680F" w:rsidRDefault="00CE680F" w:rsidP="00CE680F">
      <w:pPr>
        <w:pStyle w:val="Kop2"/>
      </w:pPr>
      <w:bookmarkStart w:id="15" w:name="_Toc176859660"/>
      <w:bookmarkStart w:id="16" w:name="_Toc187595005"/>
      <w:r w:rsidRPr="00CE680F">
        <w:t>Randvoorwaarden</w:t>
      </w:r>
      <w:bookmarkEnd w:id="15"/>
      <w:bookmarkEnd w:id="16"/>
    </w:p>
    <w:p w14:paraId="1B5E14D3" w14:textId="03F405DA" w:rsidR="004756B9" w:rsidRPr="00A4114B" w:rsidRDefault="004756B9" w:rsidP="004756B9">
      <w:r w:rsidRPr="00A4114B">
        <w:t>De volgende randvoorwaarden waren essentieel voor het succes van dit project:</w:t>
      </w:r>
    </w:p>
    <w:p w14:paraId="0351A711" w14:textId="77777777" w:rsidR="004756B9" w:rsidRPr="00A4114B" w:rsidRDefault="004756B9" w:rsidP="004756B9">
      <w:pPr>
        <w:numPr>
          <w:ilvl w:val="0"/>
          <w:numId w:val="19"/>
        </w:numPr>
      </w:pPr>
      <w:r w:rsidRPr="00A4114B">
        <w:t xml:space="preserve">Beschikbaarheid van een camera en een </w:t>
      </w:r>
      <w:proofErr w:type="spellStart"/>
      <w:r w:rsidRPr="00A4114B">
        <w:t>Raspberry</w:t>
      </w:r>
      <w:proofErr w:type="spellEnd"/>
      <w:r w:rsidRPr="00A4114B">
        <w:t xml:space="preserve"> Pi 5.</w:t>
      </w:r>
    </w:p>
    <w:p w14:paraId="6E82E46E" w14:textId="77777777" w:rsidR="004756B9" w:rsidRPr="00A4114B" w:rsidRDefault="004756B9" w:rsidP="004756B9">
      <w:pPr>
        <w:numPr>
          <w:ilvl w:val="0"/>
          <w:numId w:val="19"/>
        </w:numPr>
      </w:pPr>
      <w:r w:rsidRPr="00A4114B">
        <w:t>Toegang tot de voorschaafmachine voor installatie.</w:t>
      </w:r>
    </w:p>
    <w:p w14:paraId="2E824514" w14:textId="77777777" w:rsidR="004756B9" w:rsidRPr="00A4114B" w:rsidRDefault="004756B9" w:rsidP="004756B9">
      <w:pPr>
        <w:numPr>
          <w:ilvl w:val="0"/>
          <w:numId w:val="19"/>
        </w:numPr>
      </w:pPr>
      <w:r w:rsidRPr="00A4114B">
        <w:t>Voldoende opslagruimte op een server voor het opslaan van beelden.</w:t>
      </w:r>
    </w:p>
    <w:p w14:paraId="56A0D712" w14:textId="77777777" w:rsidR="004756B9" w:rsidRDefault="004756B9" w:rsidP="004756B9">
      <w:pPr>
        <w:numPr>
          <w:ilvl w:val="0"/>
          <w:numId w:val="19"/>
        </w:numPr>
      </w:pPr>
      <w:r w:rsidRPr="00A4114B">
        <w:t>Documentatie en analyses, zoals een FMEA en functionele omschrijving, om het project te ondersteunen.</w:t>
      </w:r>
    </w:p>
    <w:p w14:paraId="5F099F11" w14:textId="423F9FBD" w:rsidR="008D203B" w:rsidRPr="00A4114B" w:rsidRDefault="008D203B" w:rsidP="008D203B">
      <w:pPr>
        <w:numPr>
          <w:ilvl w:val="0"/>
          <w:numId w:val="19"/>
        </w:numPr>
      </w:pPr>
      <w:r>
        <w:t>Ondersteuning van collega’s die verstand hebben van de situatie</w:t>
      </w:r>
    </w:p>
    <w:p w14:paraId="643BBB8C" w14:textId="7367C054" w:rsidR="00803734" w:rsidRPr="00CE680F" w:rsidRDefault="00803734" w:rsidP="00CE680F"/>
    <w:p w14:paraId="2A0279E3" w14:textId="77777777" w:rsidR="00CE680F" w:rsidRPr="00CE680F" w:rsidRDefault="00CE680F" w:rsidP="00CE680F">
      <w:pPr>
        <w:pStyle w:val="Kop2"/>
      </w:pPr>
      <w:bookmarkStart w:id="17" w:name="_Toc176859661"/>
      <w:bookmarkStart w:id="18" w:name="_Toc187595006"/>
      <w:r w:rsidRPr="00CE680F">
        <w:t>Afbakening</w:t>
      </w:r>
      <w:bookmarkEnd w:id="17"/>
      <w:bookmarkEnd w:id="18"/>
    </w:p>
    <w:p w14:paraId="5513E819" w14:textId="4E89D13D" w:rsidR="00803734" w:rsidRPr="00CE680F" w:rsidRDefault="008D6633" w:rsidP="00803734">
      <w:r w:rsidRPr="008D6633">
        <w:t xml:space="preserve">Dit project richtte zich op het ontwikkelen van een functioneel prototype en het verzamelen van data. De implementatie van een volledig geautomatiseerd sorteersysteem en het ontwerpen van </w:t>
      </w:r>
      <w:proofErr w:type="spellStart"/>
      <w:r w:rsidRPr="008D6633">
        <w:t>SolidWorks</w:t>
      </w:r>
      <w:proofErr w:type="spellEnd"/>
      <w:r w:rsidRPr="008D6633">
        <w:t xml:space="preserve">-tekeningen </w:t>
      </w:r>
      <w:r>
        <w:t xml:space="preserve">vallen nu </w:t>
      </w:r>
      <w:r w:rsidRPr="008D6633">
        <w:t>buiten de scope van deze opdracht.</w:t>
      </w:r>
    </w:p>
    <w:p w14:paraId="001FAF8F" w14:textId="77777777" w:rsidR="005F7F80" w:rsidRDefault="005F7F80" w:rsidP="005F7F80">
      <w:pPr>
        <w:pStyle w:val="Kop1"/>
        <w:ind w:left="432"/>
      </w:pPr>
      <w:bookmarkStart w:id="19" w:name="_Toc176859662"/>
      <w:bookmarkStart w:id="20" w:name="_Toc187595007"/>
      <w:r>
        <w:lastRenderedPageBreak/>
        <w:t>Onderzoek</w:t>
      </w:r>
      <w:bookmarkEnd w:id="19"/>
      <w:bookmarkEnd w:id="20"/>
    </w:p>
    <w:p w14:paraId="5A9EAC7B" w14:textId="77777777" w:rsidR="005F7F80" w:rsidRDefault="005F7F80" w:rsidP="005F7F80">
      <w:pPr>
        <w:pStyle w:val="Kop2"/>
      </w:pPr>
      <w:bookmarkStart w:id="21" w:name="_Toc138744277"/>
      <w:bookmarkStart w:id="22" w:name="_Toc176859663"/>
      <w:bookmarkStart w:id="23" w:name="_Toc187595008"/>
      <w:r>
        <w:t>Onderzoeksvragen</w:t>
      </w:r>
      <w:bookmarkEnd w:id="21"/>
      <w:bookmarkEnd w:id="22"/>
      <w:bookmarkEnd w:id="23"/>
    </w:p>
    <w:p w14:paraId="6AD53E48" w14:textId="7C58C324" w:rsidR="00CF42DE" w:rsidRDefault="00CF42DE" w:rsidP="00CF42DE">
      <w:r w:rsidRPr="00CF42DE">
        <w:t xml:space="preserve">Om een volledig geautomatiseerd sorteersysteem te ontwikkelen dat planken detecteert, categoriseert en sorteert, is het belangrijk om enkele </w:t>
      </w:r>
      <w:r w:rsidR="00E84DF6">
        <w:t>onderzoeks</w:t>
      </w:r>
      <w:r w:rsidRPr="00CF42DE">
        <w:t>vragen te beantwoorden. Deze onderzoeksvragen vormen de basis voor het ontwerp en de implementatie van het systeem.</w:t>
      </w:r>
      <w:r w:rsidR="001C4440">
        <w:t xml:space="preserve"> De onderzoek vragen waren al gesteld in het plan van aanpak. In dit hoofdstuk worden deze vragen beantwoord. Er wordt hier specifiek gekeken naar </w:t>
      </w:r>
      <w:r w:rsidR="00B16697">
        <w:t xml:space="preserve">de onderzoekvragen van de machine </w:t>
      </w:r>
      <w:proofErr w:type="spellStart"/>
      <w:r w:rsidR="00B16697">
        <w:t>learning</w:t>
      </w:r>
      <w:proofErr w:type="spellEnd"/>
      <w:r w:rsidR="00B16697">
        <w:t xml:space="preserve"> kant.</w:t>
      </w:r>
    </w:p>
    <w:p w14:paraId="19E20180" w14:textId="77777777" w:rsidR="00E84DF6" w:rsidRDefault="00E84DF6" w:rsidP="00CF42DE"/>
    <w:p w14:paraId="24AE0404" w14:textId="77777777" w:rsidR="00E84DF6" w:rsidRDefault="00E84DF6" w:rsidP="00E84DF6">
      <w:r w:rsidRPr="00E84DF6">
        <w:rPr>
          <w:b/>
          <w:bCs/>
        </w:rPr>
        <w:t>Hoofdvraag:</w:t>
      </w:r>
      <w:r w:rsidRPr="00E84DF6">
        <w:t xml:space="preserve"> Hoe kan een machine </w:t>
      </w:r>
      <w:proofErr w:type="spellStart"/>
      <w:r w:rsidRPr="00E84DF6">
        <w:t>learning</w:t>
      </w:r>
      <w:proofErr w:type="spellEnd"/>
      <w:r w:rsidRPr="00E84DF6">
        <w:t>-model worden ontwikkeld en geïmplementeerd om visuele kenmerken van hout, zoals kleur en het aantal noesten, nauwkeurig te herkennen en te classificeren?</w:t>
      </w:r>
    </w:p>
    <w:p w14:paraId="1DEF67E6" w14:textId="77777777" w:rsidR="00E84DF6" w:rsidRPr="00E84DF6" w:rsidRDefault="00E84DF6" w:rsidP="00E84DF6"/>
    <w:p w14:paraId="42DCDCCD" w14:textId="77777777" w:rsidR="00E84DF6" w:rsidRPr="00E84DF6" w:rsidRDefault="00E84DF6" w:rsidP="00E84DF6">
      <w:r w:rsidRPr="00E84DF6">
        <w:rPr>
          <w:b/>
          <w:bCs/>
        </w:rPr>
        <w:t>Deelvragen en antwoorden:</w:t>
      </w:r>
    </w:p>
    <w:p w14:paraId="2E0F8C06" w14:textId="77777777" w:rsidR="00E84DF6" w:rsidRDefault="00E84DF6" w:rsidP="00E84DF6">
      <w:pPr>
        <w:numPr>
          <w:ilvl w:val="0"/>
          <w:numId w:val="20"/>
        </w:numPr>
      </w:pPr>
      <w:r w:rsidRPr="00E84DF6">
        <w:rPr>
          <w:b/>
          <w:bCs/>
        </w:rPr>
        <w:t xml:space="preserve">Welke kenmerken van het hout moeten herkend worden door het machine </w:t>
      </w:r>
      <w:proofErr w:type="spellStart"/>
      <w:r w:rsidRPr="00E84DF6">
        <w:rPr>
          <w:b/>
          <w:bCs/>
        </w:rPr>
        <w:t>learning</w:t>
      </w:r>
      <w:proofErr w:type="spellEnd"/>
      <w:r w:rsidRPr="00E84DF6">
        <w:rPr>
          <w:b/>
          <w:bCs/>
        </w:rPr>
        <w:t>-model?</w:t>
      </w:r>
      <w:r w:rsidRPr="00E84DF6">
        <w:t xml:space="preserve"> Het model moet visuele eigenschappen van hout herkennen die relevant zijn voor het sorteerproces, zoals kleurvariaties, noesten, en oppervlaktetexturen. Deze kenmerken bepalen de kwaliteit en categorie van de plank, zoals Premier, Natuur, of Rustiek. Voor een nauwkeurige herkenning is het belangrijk om deze kenmerken in een dataset te labelen.</w:t>
      </w:r>
    </w:p>
    <w:p w14:paraId="1783C0D4" w14:textId="77777777" w:rsidR="00E84DF6" w:rsidRPr="00E84DF6" w:rsidRDefault="00E84DF6" w:rsidP="00E84DF6">
      <w:pPr>
        <w:ind w:left="720"/>
      </w:pPr>
    </w:p>
    <w:p w14:paraId="257B9D12" w14:textId="08B5CB56" w:rsidR="00E84DF6" w:rsidRDefault="00E84DF6" w:rsidP="00E84DF6">
      <w:pPr>
        <w:numPr>
          <w:ilvl w:val="0"/>
          <w:numId w:val="20"/>
        </w:numPr>
      </w:pPr>
      <w:r w:rsidRPr="00E84DF6">
        <w:rPr>
          <w:b/>
          <w:bCs/>
        </w:rPr>
        <w:t xml:space="preserve">Welke machine </w:t>
      </w:r>
      <w:proofErr w:type="spellStart"/>
      <w:r w:rsidRPr="00E84DF6">
        <w:rPr>
          <w:b/>
          <w:bCs/>
        </w:rPr>
        <w:t>learning</w:t>
      </w:r>
      <w:proofErr w:type="spellEnd"/>
      <w:r w:rsidRPr="00E84DF6">
        <w:rPr>
          <w:b/>
          <w:bCs/>
        </w:rPr>
        <w:t>-technieken zijn geschikt voor dit soort beeldherkenning?</w:t>
      </w:r>
      <w:r w:rsidRPr="00E84DF6">
        <w:t xml:space="preserve"> </w:t>
      </w:r>
      <w:proofErr w:type="spellStart"/>
      <w:r w:rsidRPr="00E84DF6">
        <w:t>Convolutional</w:t>
      </w:r>
      <w:proofErr w:type="spellEnd"/>
      <w:r w:rsidRPr="00E84DF6">
        <w:t xml:space="preserve"> </w:t>
      </w:r>
      <w:proofErr w:type="spellStart"/>
      <w:r w:rsidRPr="00E84DF6">
        <w:t>Neural</w:t>
      </w:r>
      <w:proofErr w:type="spellEnd"/>
      <w:r w:rsidRPr="00E84DF6">
        <w:t xml:space="preserve"> Networks (</w:t>
      </w:r>
      <w:proofErr w:type="spellStart"/>
      <w:r w:rsidRPr="00E84DF6">
        <w:t>CNNs</w:t>
      </w:r>
      <w:proofErr w:type="spellEnd"/>
      <w:r w:rsidRPr="00E84DF6">
        <w:t>) zijn geschikt voor beeldherkenningstaken, omdat ze goed presteren bij het identificeren van visuele patronen.</w:t>
      </w:r>
    </w:p>
    <w:p w14:paraId="758394EC" w14:textId="77777777" w:rsidR="00E84DF6" w:rsidRDefault="00E84DF6" w:rsidP="00E84DF6">
      <w:pPr>
        <w:pStyle w:val="Lijstalinea"/>
      </w:pPr>
    </w:p>
    <w:p w14:paraId="16E8A160" w14:textId="77777777" w:rsidR="00E84DF6" w:rsidRPr="00E84DF6" w:rsidRDefault="00E84DF6" w:rsidP="00E84DF6">
      <w:pPr>
        <w:ind w:left="720"/>
      </w:pPr>
    </w:p>
    <w:p w14:paraId="12457BAE" w14:textId="53E434C2" w:rsidR="00E84DF6" w:rsidRDefault="00E84DF6" w:rsidP="00E84DF6">
      <w:pPr>
        <w:numPr>
          <w:ilvl w:val="0"/>
          <w:numId w:val="20"/>
        </w:numPr>
      </w:pPr>
      <w:r w:rsidRPr="00E84DF6">
        <w:rPr>
          <w:b/>
          <w:bCs/>
        </w:rPr>
        <w:t xml:space="preserve">Hoe kan het machine </w:t>
      </w:r>
      <w:proofErr w:type="spellStart"/>
      <w:r w:rsidRPr="00E84DF6">
        <w:rPr>
          <w:b/>
          <w:bCs/>
        </w:rPr>
        <w:t>learning</w:t>
      </w:r>
      <w:proofErr w:type="spellEnd"/>
      <w:r w:rsidRPr="00E84DF6">
        <w:rPr>
          <w:b/>
          <w:bCs/>
        </w:rPr>
        <w:t>-model worden getraind met voldoende nauwkeurigheid?</w:t>
      </w:r>
      <w:r w:rsidRPr="00E84DF6">
        <w:t xml:space="preserve"> Het model kan worden getraind met een dataset van afbeeldingen van planken, waarbij elke afbeelding correct is gelabeld met de relevante categorie.</w:t>
      </w:r>
    </w:p>
    <w:p w14:paraId="7BD96050" w14:textId="77777777" w:rsidR="00E84DF6" w:rsidRPr="00E84DF6" w:rsidRDefault="00E84DF6" w:rsidP="00E84DF6">
      <w:pPr>
        <w:ind w:left="720"/>
      </w:pPr>
    </w:p>
    <w:p w14:paraId="0EA68846" w14:textId="77777777" w:rsidR="00E84DF6" w:rsidRDefault="00E84DF6" w:rsidP="00E84DF6">
      <w:pPr>
        <w:numPr>
          <w:ilvl w:val="0"/>
          <w:numId w:val="20"/>
        </w:numPr>
      </w:pPr>
      <w:r w:rsidRPr="00E84DF6">
        <w:rPr>
          <w:b/>
          <w:bCs/>
        </w:rPr>
        <w:t>Hoe wordt de camera optimaal ingesteld voor het vastleggen van beeldmateriaal?</w:t>
      </w:r>
      <w:r w:rsidRPr="00E84DF6">
        <w:t xml:space="preserve"> De camera moet worden ingesteld op een resolutie van minstens 1080p om fijne details zoals kleine noesten duidelijk vast te leggen. Belichting moet consistent zijn om schaduwen en reflecties te minimaliseren. De camera moet worden gepositioneerd boven de plank, met een vaste afstand en hoek voor uniformiteit in de afbeeldingen.</w:t>
      </w:r>
    </w:p>
    <w:p w14:paraId="3D43044E" w14:textId="77777777" w:rsidR="00E84DF6" w:rsidRDefault="00E84DF6" w:rsidP="00E84DF6">
      <w:pPr>
        <w:pStyle w:val="Lijstalinea"/>
      </w:pPr>
    </w:p>
    <w:p w14:paraId="02C0E5F8" w14:textId="77777777" w:rsidR="00E84DF6" w:rsidRPr="00E84DF6" w:rsidRDefault="00E84DF6" w:rsidP="00E84DF6">
      <w:pPr>
        <w:ind w:left="720"/>
      </w:pPr>
    </w:p>
    <w:p w14:paraId="25C6928A" w14:textId="77777777" w:rsidR="00E84DF6" w:rsidRDefault="00E84DF6" w:rsidP="00E84DF6">
      <w:pPr>
        <w:numPr>
          <w:ilvl w:val="0"/>
          <w:numId w:val="20"/>
        </w:numPr>
      </w:pPr>
      <w:r w:rsidRPr="00E84DF6">
        <w:rPr>
          <w:b/>
          <w:bCs/>
        </w:rPr>
        <w:t xml:space="preserve">Hoe wordt het machine </w:t>
      </w:r>
      <w:proofErr w:type="spellStart"/>
      <w:r w:rsidRPr="00E84DF6">
        <w:rPr>
          <w:b/>
          <w:bCs/>
        </w:rPr>
        <w:t>learning</w:t>
      </w:r>
      <w:proofErr w:type="spellEnd"/>
      <w:r w:rsidRPr="00E84DF6">
        <w:rPr>
          <w:b/>
          <w:bCs/>
        </w:rPr>
        <w:t>-model geïntegreerd met de camera en andere hardware?</w:t>
      </w:r>
      <w:r w:rsidRPr="00E84DF6">
        <w:t xml:space="preserve"> De </w:t>
      </w:r>
      <w:proofErr w:type="spellStart"/>
      <w:r w:rsidRPr="00E84DF6">
        <w:t>Raspberry</w:t>
      </w:r>
      <w:proofErr w:type="spellEnd"/>
      <w:r w:rsidRPr="00E84DF6">
        <w:t xml:space="preserve"> Pi 5 kan worden gebruikt om de camera-output in real-time te verwerken en door te sturen naar het machine </w:t>
      </w:r>
      <w:proofErr w:type="spellStart"/>
      <w:r w:rsidRPr="00E84DF6">
        <w:t>learning</w:t>
      </w:r>
      <w:proofErr w:type="spellEnd"/>
      <w:r w:rsidRPr="00E84DF6">
        <w:t xml:space="preserve">-model. Software zoals </w:t>
      </w:r>
      <w:proofErr w:type="spellStart"/>
      <w:r w:rsidRPr="00E84DF6">
        <w:t>OpenCV</w:t>
      </w:r>
      <w:proofErr w:type="spellEnd"/>
      <w:r w:rsidRPr="00E84DF6">
        <w:t xml:space="preserve"> kan de beelden verwerken en als input voor het model gebruiken. Een </w:t>
      </w:r>
      <w:proofErr w:type="spellStart"/>
      <w:r w:rsidRPr="00E84DF6">
        <w:t>Flask</w:t>
      </w:r>
      <w:proofErr w:type="spellEnd"/>
      <w:r w:rsidRPr="00E84DF6">
        <w:t xml:space="preserve">- of </w:t>
      </w:r>
      <w:proofErr w:type="spellStart"/>
      <w:r w:rsidRPr="00E84DF6">
        <w:t>FastAPI</w:t>
      </w:r>
      <w:proofErr w:type="spellEnd"/>
      <w:r w:rsidRPr="00E84DF6">
        <w:t>-server kan worden opgezet om de communicatie tussen de hardware en het model te beheren.</w:t>
      </w:r>
    </w:p>
    <w:p w14:paraId="267C337E" w14:textId="77777777" w:rsidR="00E84DF6" w:rsidRPr="00E84DF6" w:rsidRDefault="00E84DF6" w:rsidP="00E84DF6">
      <w:pPr>
        <w:ind w:left="720"/>
      </w:pPr>
    </w:p>
    <w:p w14:paraId="022A0A3D" w14:textId="509286FD" w:rsidR="00E84DF6" w:rsidRDefault="00E84DF6" w:rsidP="00874B0D">
      <w:pPr>
        <w:numPr>
          <w:ilvl w:val="0"/>
          <w:numId w:val="20"/>
        </w:numPr>
      </w:pPr>
      <w:r w:rsidRPr="00E84DF6">
        <w:rPr>
          <w:b/>
          <w:bCs/>
        </w:rPr>
        <w:t>Welke prestatie-indicatoren worden gebruikt om de nauwkeurigheid van het model te evalueren?</w:t>
      </w:r>
      <w:r w:rsidRPr="00E84DF6">
        <w:t xml:space="preserve"> De prestaties van het model kunnen worden gemeten aan de hand van nauwkeurigheid, precisie, </w:t>
      </w:r>
      <w:proofErr w:type="spellStart"/>
      <w:r w:rsidRPr="00E84DF6">
        <w:t>recall</w:t>
      </w:r>
      <w:proofErr w:type="spellEnd"/>
      <w:r w:rsidRPr="00E84DF6">
        <w:t>, en F1-score. Een nauwkeurigheid van minimaal 90% wordt als acceptabel beschouwd voor praktische toepassing.</w:t>
      </w:r>
    </w:p>
    <w:p w14:paraId="1C8DACC7" w14:textId="77777777" w:rsidR="00E84DF6" w:rsidRPr="00E84DF6" w:rsidRDefault="00E84DF6" w:rsidP="00E84DF6">
      <w:pPr>
        <w:ind w:left="720"/>
      </w:pPr>
    </w:p>
    <w:p w14:paraId="1D5CBA53" w14:textId="12FABBDD" w:rsidR="00E84DF6" w:rsidRDefault="00E84DF6" w:rsidP="00E84DF6">
      <w:pPr>
        <w:numPr>
          <w:ilvl w:val="0"/>
          <w:numId w:val="20"/>
        </w:numPr>
      </w:pPr>
      <w:r w:rsidRPr="00E84DF6">
        <w:rPr>
          <w:b/>
          <w:bCs/>
        </w:rPr>
        <w:t>Hoe kan het model na implementatie geoptimaliseerd worden?</w:t>
      </w:r>
      <w:r w:rsidRPr="00E84DF6">
        <w:t xml:space="preserve"> Optimalisatie kan worden bereikt door het model te trainen met nieuwe datasets die meer variatie bevatten, zoals planken met verschillende defecten of kleurpatronen. Regelmatige </w:t>
      </w:r>
      <w:proofErr w:type="spellStart"/>
      <w:r w:rsidRPr="00E84DF6">
        <w:t>hertraining</w:t>
      </w:r>
      <w:proofErr w:type="spellEnd"/>
      <w:r w:rsidRPr="00E84DF6">
        <w:t xml:space="preserve"> met nieuwe data is essentieel om het model up-to-date te houden.</w:t>
      </w:r>
    </w:p>
    <w:p w14:paraId="0232BBF8" w14:textId="77777777" w:rsidR="00874B0D" w:rsidRDefault="00874B0D" w:rsidP="00874B0D">
      <w:pPr>
        <w:pStyle w:val="Lijstalinea"/>
      </w:pPr>
    </w:p>
    <w:p w14:paraId="7314DB6C" w14:textId="77777777" w:rsidR="00874B0D" w:rsidRPr="00E84DF6" w:rsidRDefault="00874B0D" w:rsidP="00874B0D">
      <w:pPr>
        <w:ind w:left="720"/>
      </w:pPr>
    </w:p>
    <w:p w14:paraId="4F24417A" w14:textId="2AE2D700" w:rsidR="00E84DF6" w:rsidRPr="00EA127F" w:rsidRDefault="00E84DF6" w:rsidP="005F7F80">
      <w:pPr>
        <w:numPr>
          <w:ilvl w:val="0"/>
          <w:numId w:val="20"/>
        </w:numPr>
      </w:pPr>
      <w:r w:rsidRPr="00E84DF6">
        <w:rPr>
          <w:b/>
          <w:bCs/>
        </w:rPr>
        <w:t xml:space="preserve">Is de </w:t>
      </w:r>
      <w:proofErr w:type="spellStart"/>
      <w:r w:rsidRPr="00E84DF6">
        <w:rPr>
          <w:b/>
          <w:bCs/>
        </w:rPr>
        <w:t>Raspberry</w:t>
      </w:r>
      <w:proofErr w:type="spellEnd"/>
      <w:r w:rsidRPr="00E84DF6">
        <w:rPr>
          <w:b/>
          <w:bCs/>
        </w:rPr>
        <w:t xml:space="preserve"> Pi 5 geschikt om het machine </w:t>
      </w:r>
      <w:proofErr w:type="spellStart"/>
      <w:r w:rsidRPr="00E84DF6">
        <w:rPr>
          <w:b/>
          <w:bCs/>
        </w:rPr>
        <w:t>learning</w:t>
      </w:r>
      <w:proofErr w:type="spellEnd"/>
      <w:r w:rsidRPr="00E84DF6">
        <w:rPr>
          <w:b/>
          <w:bCs/>
        </w:rPr>
        <w:t>-model en de beeldverwerking uit te voeren?</w:t>
      </w:r>
      <w:r w:rsidRPr="00E84DF6">
        <w:t xml:space="preserve"> De </w:t>
      </w:r>
      <w:proofErr w:type="spellStart"/>
      <w:r w:rsidRPr="00E84DF6">
        <w:t>Raspberry</w:t>
      </w:r>
      <w:proofErr w:type="spellEnd"/>
      <w:r w:rsidRPr="00E84DF6">
        <w:t xml:space="preserve"> Pi 5, met een aangesloten SSD en optionele GPU, kan eenvoudige machine </w:t>
      </w:r>
      <w:proofErr w:type="spellStart"/>
      <w:r w:rsidRPr="00E84DF6">
        <w:t>learning</w:t>
      </w:r>
      <w:proofErr w:type="spellEnd"/>
      <w:r w:rsidRPr="00E84DF6">
        <w:t xml:space="preserve">-taken uitvoeren, zoals inferentie met een getraind model. Voor zwaardere trainingstaken is echter krachtigere hardware nodig. De </w:t>
      </w:r>
      <w:proofErr w:type="spellStart"/>
      <w:r w:rsidRPr="00E84DF6">
        <w:t>Raspberry</w:t>
      </w:r>
      <w:proofErr w:type="spellEnd"/>
      <w:r w:rsidRPr="00E84DF6">
        <w:t xml:space="preserve"> Pi is geschikt voor prototyping en het verzamelen van data, maar mogelijk minder efficiënt voor geavanceerde beeldverwerkingsmodellen.</w:t>
      </w:r>
    </w:p>
    <w:p w14:paraId="3CCFE56F" w14:textId="77777777" w:rsidR="005F7F80" w:rsidRDefault="005F7F80" w:rsidP="005F7F80">
      <w:pPr>
        <w:pStyle w:val="Kop2"/>
      </w:pPr>
      <w:bookmarkStart w:id="24" w:name="_Toc138744278"/>
      <w:bookmarkStart w:id="25" w:name="_Toc176859664"/>
      <w:bookmarkStart w:id="26" w:name="_Toc187595009"/>
      <w:r>
        <w:lastRenderedPageBreak/>
        <w:t>Benodigde informatie en achtergrond</w:t>
      </w:r>
      <w:bookmarkEnd w:id="24"/>
      <w:bookmarkEnd w:id="25"/>
      <w:bookmarkEnd w:id="26"/>
    </w:p>
    <w:p w14:paraId="57D4F452" w14:textId="4D75C58D" w:rsidR="00317039" w:rsidRPr="00317039" w:rsidRDefault="00317039" w:rsidP="00317039">
      <w:r w:rsidRPr="00317039">
        <w:t xml:space="preserve">Het doel van dit project was om een werkend prototype te ontwikkelen dat houten planken kan detecteren, data kan verzamelen, en deze data kan gebruiken om een machine </w:t>
      </w:r>
      <w:proofErr w:type="spellStart"/>
      <w:r w:rsidRPr="00317039">
        <w:t>learning</w:t>
      </w:r>
      <w:proofErr w:type="spellEnd"/>
      <w:r w:rsidRPr="00317039">
        <w:t>-model te trainen.</w:t>
      </w:r>
    </w:p>
    <w:p w14:paraId="20BBEFF6" w14:textId="77777777" w:rsidR="00317039" w:rsidRDefault="00317039" w:rsidP="00317039">
      <w:pPr>
        <w:rPr>
          <w:b/>
          <w:bCs/>
        </w:rPr>
      </w:pPr>
    </w:p>
    <w:p w14:paraId="1FADCB14" w14:textId="43A4B4E1" w:rsidR="00317039" w:rsidRPr="00317039" w:rsidRDefault="00317039" w:rsidP="00317039">
      <w:pPr>
        <w:rPr>
          <w:b/>
          <w:bCs/>
        </w:rPr>
      </w:pPr>
      <w:r w:rsidRPr="00317039">
        <w:rPr>
          <w:b/>
          <w:bCs/>
        </w:rPr>
        <w:t>Werking van het systeem</w:t>
      </w:r>
    </w:p>
    <w:p w14:paraId="69547735" w14:textId="77777777" w:rsidR="00317039" w:rsidRDefault="00317039" w:rsidP="00317039">
      <w:r w:rsidRPr="00317039">
        <w:t xml:space="preserve">Het systeem is opgebouwd rondom een </w:t>
      </w:r>
      <w:proofErr w:type="spellStart"/>
      <w:r w:rsidRPr="00317039">
        <w:rPr>
          <w:b/>
          <w:bCs/>
        </w:rPr>
        <w:t>Raspberry</w:t>
      </w:r>
      <w:proofErr w:type="spellEnd"/>
      <w:r w:rsidRPr="00317039">
        <w:rPr>
          <w:b/>
          <w:bCs/>
        </w:rPr>
        <w:t xml:space="preserve"> Pi 5</w:t>
      </w:r>
      <w:r w:rsidRPr="00317039">
        <w:t xml:space="preserve"> met een aangesloten </w:t>
      </w:r>
      <w:r w:rsidRPr="00317039">
        <w:rPr>
          <w:b/>
          <w:bCs/>
        </w:rPr>
        <w:t>camera module</w:t>
      </w:r>
      <w:r w:rsidRPr="00317039">
        <w:t xml:space="preserve"> (</w:t>
      </w:r>
      <w:proofErr w:type="spellStart"/>
      <w:r w:rsidRPr="00317039">
        <w:t>Raspberry</w:t>
      </w:r>
      <w:proofErr w:type="spellEnd"/>
      <w:r w:rsidRPr="00317039">
        <w:t xml:space="preserve"> Pi Camera Module 3). Deze camera heeft een resolutie van 12 megapixels en ondersteunt HDR, wat essentieel is voor het vastleggen van gedetailleerde beelden van de planken. De camera is gemonteerd in een afgedekte box met </w:t>
      </w:r>
      <w:proofErr w:type="spellStart"/>
      <w:r w:rsidRPr="00317039">
        <w:t>LED-verlichting</w:t>
      </w:r>
      <w:proofErr w:type="spellEnd"/>
      <w:r w:rsidRPr="00317039">
        <w:t xml:space="preserve"> om consistente belichting te garanderen. Dit voorkomt schaduwen en zorgt ervoor dat de kleur en textuur van de planken nauwkeurig worden vastgelegd.</w:t>
      </w:r>
    </w:p>
    <w:p w14:paraId="62FCB6E6" w14:textId="7318B5A6" w:rsidR="005611B7" w:rsidRPr="00317039" w:rsidRDefault="005611B7" w:rsidP="00317039"/>
    <w:p w14:paraId="686E2E41" w14:textId="77777777" w:rsidR="00317039" w:rsidRPr="00317039" w:rsidRDefault="00317039" w:rsidP="00317039">
      <w:r w:rsidRPr="00317039">
        <w:t xml:space="preserve">De </w:t>
      </w:r>
      <w:r w:rsidRPr="00317039">
        <w:rPr>
          <w:b/>
          <w:bCs/>
        </w:rPr>
        <w:t>bewegingsdetectie</w:t>
      </w:r>
      <w:r w:rsidRPr="00317039">
        <w:t xml:space="preserve"> wordt uitgevoerd met behulp van </w:t>
      </w:r>
      <w:proofErr w:type="spellStart"/>
      <w:r w:rsidRPr="00317039">
        <w:t>OpenCV</w:t>
      </w:r>
      <w:proofErr w:type="spellEnd"/>
      <w:r w:rsidRPr="00317039">
        <w:t xml:space="preserve">. Hierbij wordt een solide </w:t>
      </w:r>
      <w:proofErr w:type="spellStart"/>
      <w:r w:rsidRPr="00317039">
        <w:t>mask</w:t>
      </w:r>
      <w:proofErr w:type="spellEnd"/>
      <w:r w:rsidRPr="00317039">
        <w:t xml:space="preserve"> en een </w:t>
      </w:r>
      <w:proofErr w:type="spellStart"/>
      <w:r w:rsidRPr="00317039">
        <w:t>edge</w:t>
      </w:r>
      <w:proofErr w:type="spellEnd"/>
      <w:r w:rsidRPr="00317039">
        <w:t xml:space="preserve"> </w:t>
      </w:r>
      <w:proofErr w:type="spellStart"/>
      <w:r w:rsidRPr="00317039">
        <w:t>mask</w:t>
      </w:r>
      <w:proofErr w:type="spellEnd"/>
      <w:r w:rsidRPr="00317039">
        <w:t xml:space="preserve"> gebruikt om onderscheid te maken tussen de plank en de achtergrond. Het systeem maakt gebruik van drempelwaarden om te bepalen wanneer een plank volledig in beeld is, voordat er foto's worden gemaakt. Deze beelden worden vervolgens opgeslagen op een server via een eenvoudige </w:t>
      </w:r>
      <w:proofErr w:type="spellStart"/>
      <w:r w:rsidRPr="00317039">
        <w:t>communicatielaag</w:t>
      </w:r>
      <w:proofErr w:type="spellEnd"/>
      <w:r w:rsidRPr="00317039">
        <w:t xml:space="preserve"> die draait op de </w:t>
      </w:r>
      <w:proofErr w:type="spellStart"/>
      <w:r w:rsidRPr="00317039">
        <w:t>Raspberry</w:t>
      </w:r>
      <w:proofErr w:type="spellEnd"/>
      <w:r w:rsidRPr="00317039">
        <w:t xml:space="preserve"> Pi.</w:t>
      </w:r>
    </w:p>
    <w:p w14:paraId="014CD776" w14:textId="77777777" w:rsidR="00317039" w:rsidRDefault="00317039" w:rsidP="00317039">
      <w:pPr>
        <w:rPr>
          <w:b/>
          <w:bCs/>
        </w:rPr>
      </w:pPr>
    </w:p>
    <w:p w14:paraId="65F15312" w14:textId="6574D0A9" w:rsidR="00317039" w:rsidRPr="00317039" w:rsidRDefault="00AB2BB6" w:rsidP="00317039">
      <w:pPr>
        <w:rPr>
          <w:b/>
          <w:bCs/>
        </w:rPr>
      </w:pPr>
      <w:r>
        <w:rPr>
          <w:b/>
          <w:bCs/>
        </w:rPr>
        <w:t>Belichting</w:t>
      </w:r>
    </w:p>
    <w:p w14:paraId="760CC31C" w14:textId="77777777" w:rsidR="00317039" w:rsidRPr="00317039" w:rsidRDefault="00317039" w:rsidP="00317039">
      <w:r w:rsidRPr="00317039">
        <w:t xml:space="preserve">Bij het vastleggen van de beelden spelen lichtintensiteit en reflectie een belangrijke rol. Het gebruik van </w:t>
      </w:r>
      <w:proofErr w:type="spellStart"/>
      <w:r w:rsidRPr="00317039">
        <w:t>LED-verlichting</w:t>
      </w:r>
      <w:proofErr w:type="spellEnd"/>
      <w:r w:rsidRPr="00317039">
        <w:t xml:space="preserve"> minimaliseert variaties in lichtomstandigheden, wat cruciaal is voor een consistente datakwaliteit. Verder is de </w:t>
      </w:r>
      <w:r w:rsidRPr="00317039">
        <w:rPr>
          <w:b/>
          <w:bCs/>
        </w:rPr>
        <w:t>scherptediepte</w:t>
      </w:r>
      <w:r w:rsidRPr="00317039">
        <w:t xml:space="preserve"> van de camera-afstelling belangrijk, omdat dit bepaalt hoe gedetailleerd de noesten en texturen van de planken zichtbaar zijn in de foto's.</w:t>
      </w:r>
    </w:p>
    <w:p w14:paraId="3BB2FACD" w14:textId="77777777" w:rsidR="00317039" w:rsidRDefault="00317039" w:rsidP="00317039">
      <w:pPr>
        <w:rPr>
          <w:b/>
          <w:bCs/>
        </w:rPr>
      </w:pPr>
    </w:p>
    <w:p w14:paraId="62A606C0" w14:textId="4C60E160" w:rsidR="00317039" w:rsidRPr="00317039" w:rsidRDefault="00317039" w:rsidP="00317039">
      <w:pPr>
        <w:rPr>
          <w:b/>
          <w:bCs/>
        </w:rPr>
      </w:pPr>
      <w:r w:rsidRPr="00317039">
        <w:rPr>
          <w:b/>
          <w:bCs/>
        </w:rPr>
        <w:t>Theoretische achtergrond</w:t>
      </w:r>
    </w:p>
    <w:p w14:paraId="165DDE13" w14:textId="77777777" w:rsidR="00317039" w:rsidRPr="00317039" w:rsidRDefault="00317039" w:rsidP="00317039">
      <w:r w:rsidRPr="00317039">
        <w:t xml:space="preserve">Het prototype is ontworpen met als doel het verzamelen van data om een machine </w:t>
      </w:r>
      <w:proofErr w:type="spellStart"/>
      <w:r w:rsidRPr="00317039">
        <w:t>learning</w:t>
      </w:r>
      <w:proofErr w:type="spellEnd"/>
      <w:r w:rsidRPr="00317039">
        <w:t xml:space="preserve">-model te trainen. Hiervoor wordt voornamelijk gekeken naar technieken zoals </w:t>
      </w:r>
      <w:proofErr w:type="spellStart"/>
      <w:r w:rsidRPr="00317039">
        <w:t>convolutional</w:t>
      </w:r>
      <w:proofErr w:type="spellEnd"/>
      <w:r w:rsidRPr="00317039">
        <w:t xml:space="preserve"> </w:t>
      </w:r>
      <w:proofErr w:type="spellStart"/>
      <w:r w:rsidRPr="00317039">
        <w:t>neural</w:t>
      </w:r>
      <w:proofErr w:type="spellEnd"/>
      <w:r w:rsidRPr="00317039">
        <w:t xml:space="preserve"> </w:t>
      </w:r>
      <w:proofErr w:type="spellStart"/>
      <w:r w:rsidRPr="00317039">
        <w:t>networks</w:t>
      </w:r>
      <w:proofErr w:type="spellEnd"/>
      <w:r w:rsidRPr="00317039">
        <w:t xml:space="preserve"> (</w:t>
      </w:r>
      <w:proofErr w:type="spellStart"/>
      <w:r w:rsidRPr="00317039">
        <w:t>CNN’s</w:t>
      </w:r>
      <w:proofErr w:type="spellEnd"/>
      <w:r w:rsidRPr="00317039">
        <w:t>), die goed presteren bij beeldherkenningstaken. Het systeem richt zich op het verzamelen van voldoende beelden om een model te trainen dat visuele kenmerken zoals kleurvariatie, noesten en defecten kan classificeren.</w:t>
      </w:r>
    </w:p>
    <w:p w14:paraId="1117CD49" w14:textId="77777777" w:rsidR="00317039" w:rsidRDefault="00317039" w:rsidP="005F7F80"/>
    <w:p w14:paraId="3A8167EC" w14:textId="3BA4C5FD" w:rsidR="00761C77" w:rsidRDefault="00761C77" w:rsidP="00761C77">
      <w:pPr>
        <w:pStyle w:val="Kop2"/>
      </w:pPr>
      <w:bookmarkStart w:id="27" w:name="_Toc138744280"/>
      <w:bookmarkStart w:id="28" w:name="_Toc176859666"/>
      <w:bookmarkStart w:id="29" w:name="_Toc187595010"/>
      <w:r>
        <w:t>Conclusie van het onderzoek</w:t>
      </w:r>
      <w:bookmarkEnd w:id="27"/>
      <w:bookmarkEnd w:id="28"/>
      <w:bookmarkEnd w:id="29"/>
    </w:p>
    <w:p w14:paraId="78016553" w14:textId="77777777" w:rsidR="005669E1" w:rsidRDefault="005669E1" w:rsidP="005669E1">
      <w:r w:rsidRPr="005669E1">
        <w:t xml:space="preserve">Het onderzoek heeft aangetoond dat het huidige prototype een solide basis vormt voor verdere ontwikkeling. De installatie van de </w:t>
      </w:r>
      <w:proofErr w:type="spellStart"/>
      <w:r w:rsidRPr="005669E1">
        <w:t>Raspberry</w:t>
      </w:r>
      <w:proofErr w:type="spellEnd"/>
      <w:r w:rsidRPr="005669E1">
        <w:t xml:space="preserve"> Pi 5 en camera in een afgedekte box bij de voorschaafmachine werkt effectief voor het verzamelen van hoogwaardige beelden. Het systeem kan planken detecteren en onderscheid maken tussen nieuwe en reeds gedetecteerde planken. Deze beelden zijn van voldoende kwaliteit om te worden gebruikt als dataset voor de training van machine </w:t>
      </w:r>
      <w:proofErr w:type="spellStart"/>
      <w:r w:rsidRPr="005669E1">
        <w:t>learning</w:t>
      </w:r>
      <w:proofErr w:type="spellEnd"/>
      <w:r w:rsidRPr="005669E1">
        <w:t>-modellen.</w:t>
      </w:r>
    </w:p>
    <w:p w14:paraId="52604228" w14:textId="77777777" w:rsidR="00D26AF5" w:rsidRPr="005669E1" w:rsidRDefault="00D26AF5" w:rsidP="005669E1"/>
    <w:p w14:paraId="68992121" w14:textId="77777777" w:rsidR="005669E1" w:rsidRDefault="005669E1" w:rsidP="005669E1">
      <w:r w:rsidRPr="005669E1">
        <w:t>De meest passende oplossing is om verder te bouwen op het huidige systeem door:</w:t>
      </w:r>
    </w:p>
    <w:p w14:paraId="245D7599" w14:textId="77777777" w:rsidR="00EE2E26" w:rsidRPr="005669E1" w:rsidRDefault="00EE2E26" w:rsidP="005669E1"/>
    <w:p w14:paraId="5598D21E" w14:textId="77777777" w:rsidR="005669E1" w:rsidRPr="005669E1" w:rsidRDefault="005669E1" w:rsidP="005669E1">
      <w:pPr>
        <w:numPr>
          <w:ilvl w:val="0"/>
          <w:numId w:val="21"/>
        </w:numPr>
      </w:pPr>
      <w:r w:rsidRPr="005669E1">
        <w:t>Het uitbreiden van de dataset met meer gevarieerde beelden.</w:t>
      </w:r>
    </w:p>
    <w:p w14:paraId="62C1AEA6" w14:textId="77777777" w:rsidR="005669E1" w:rsidRPr="005669E1" w:rsidRDefault="005669E1" w:rsidP="005669E1">
      <w:pPr>
        <w:numPr>
          <w:ilvl w:val="0"/>
          <w:numId w:val="21"/>
        </w:numPr>
      </w:pPr>
      <w:r w:rsidRPr="005669E1">
        <w:t xml:space="preserve">Het trainen van een </w:t>
      </w:r>
      <w:proofErr w:type="spellStart"/>
      <w:r w:rsidRPr="005669E1">
        <w:t>convolutional</w:t>
      </w:r>
      <w:proofErr w:type="spellEnd"/>
      <w:r w:rsidRPr="005669E1">
        <w:t xml:space="preserve"> </w:t>
      </w:r>
      <w:proofErr w:type="spellStart"/>
      <w:r w:rsidRPr="005669E1">
        <w:t>neural</w:t>
      </w:r>
      <w:proofErr w:type="spellEnd"/>
      <w:r w:rsidRPr="005669E1">
        <w:t xml:space="preserve"> </w:t>
      </w:r>
      <w:proofErr w:type="spellStart"/>
      <w:r w:rsidRPr="005669E1">
        <w:t>network</w:t>
      </w:r>
      <w:proofErr w:type="spellEnd"/>
      <w:r w:rsidRPr="005669E1">
        <w:t xml:space="preserve"> (CNN) voor het herkennen en classificeren van visuele kenmerken.</w:t>
      </w:r>
    </w:p>
    <w:p w14:paraId="3B5609C5" w14:textId="77777777" w:rsidR="005669E1" w:rsidRDefault="005669E1" w:rsidP="005669E1">
      <w:pPr>
        <w:numPr>
          <w:ilvl w:val="0"/>
          <w:numId w:val="21"/>
        </w:numPr>
      </w:pPr>
      <w:r w:rsidRPr="005669E1">
        <w:t>Het optimaliseren van de hardware-instellingen, zoals camera-afstelling en belichting, om de nauwkeurigheid van het systeem verder te verbeteren.</w:t>
      </w:r>
    </w:p>
    <w:p w14:paraId="3CC3D07B" w14:textId="77777777" w:rsidR="00D26AF5" w:rsidRPr="005669E1" w:rsidRDefault="00D26AF5" w:rsidP="00D26AF5"/>
    <w:p w14:paraId="6EC1A0E2" w14:textId="77777777" w:rsidR="005669E1" w:rsidRPr="005669E1" w:rsidRDefault="005669E1" w:rsidP="005669E1">
      <w:r w:rsidRPr="005669E1">
        <w:t>Hoewel het systeem nog niet volledig geautomatiseerd is, heeft het onderzoek bevestigd dat de gekozen aanpak realistisch en schaalbaar is voor verdere ontwikkeling.</w:t>
      </w:r>
    </w:p>
    <w:p w14:paraId="0D6444A9" w14:textId="77777777" w:rsidR="005669E1" w:rsidRDefault="005669E1" w:rsidP="00761C77"/>
    <w:p w14:paraId="3C01A7F6" w14:textId="77777777" w:rsidR="00F00689" w:rsidRDefault="00F00689" w:rsidP="00761C77"/>
    <w:p w14:paraId="4A13B1E0" w14:textId="77777777" w:rsidR="00F00689" w:rsidRDefault="00F00689" w:rsidP="00761C77"/>
    <w:p w14:paraId="0B28EA2F" w14:textId="77777777" w:rsidR="00F00689" w:rsidRDefault="00F00689" w:rsidP="00761C77"/>
    <w:p w14:paraId="0C01C834" w14:textId="77777777" w:rsidR="00F00689" w:rsidRDefault="00F00689" w:rsidP="00761C77"/>
    <w:p w14:paraId="61AB174D" w14:textId="77777777" w:rsidR="00F00689" w:rsidRDefault="00F00689" w:rsidP="00761C77"/>
    <w:p w14:paraId="051F3F7C" w14:textId="77777777" w:rsidR="00F00689" w:rsidRPr="00BE5528" w:rsidRDefault="00F00689" w:rsidP="00761C77"/>
    <w:p w14:paraId="070E5998" w14:textId="1AC3B959" w:rsidR="00761C77" w:rsidRDefault="006B282C" w:rsidP="00761C77">
      <w:pPr>
        <w:pStyle w:val="Kop2"/>
      </w:pPr>
      <w:bookmarkStart w:id="30" w:name="_Toc176859667"/>
      <w:bookmarkStart w:id="31" w:name="_Toc187595011"/>
      <w:r>
        <w:lastRenderedPageBreak/>
        <w:t>Vervolg</w:t>
      </w:r>
      <w:r w:rsidR="00761C77">
        <w:t xml:space="preserve"> advies </w:t>
      </w:r>
      <w:r>
        <w:t>n.a.v.</w:t>
      </w:r>
      <w:r w:rsidR="00761C77">
        <w:t xml:space="preserve"> het onderzoek</w:t>
      </w:r>
      <w:bookmarkEnd w:id="30"/>
      <w:bookmarkEnd w:id="31"/>
    </w:p>
    <w:p w14:paraId="1C5FD5ED" w14:textId="77777777" w:rsidR="00F00689" w:rsidRPr="00F00689" w:rsidRDefault="00F00689" w:rsidP="00F00689">
      <w:r w:rsidRPr="00F00689">
        <w:t>Op basis van het onderzoek wordt het volgende geadviseerd:</w:t>
      </w:r>
    </w:p>
    <w:p w14:paraId="239EAAEF" w14:textId="77777777" w:rsidR="00F00689" w:rsidRDefault="00F00689" w:rsidP="00F00689">
      <w:pPr>
        <w:numPr>
          <w:ilvl w:val="0"/>
          <w:numId w:val="22"/>
        </w:numPr>
      </w:pPr>
      <w:r w:rsidRPr="00F00689">
        <w:rPr>
          <w:b/>
          <w:bCs/>
        </w:rPr>
        <w:t>Data-uitbreiding</w:t>
      </w:r>
      <w:r w:rsidRPr="00F00689">
        <w:t xml:space="preserve">: Verzamel meer beelden van planken met verschillende soorten hout en defecten. Zorg ervoor dat de dataset goed is gelabeld om de nauwkeurigheid van het machine </w:t>
      </w:r>
      <w:proofErr w:type="spellStart"/>
      <w:r w:rsidRPr="00F00689">
        <w:t>learning</w:t>
      </w:r>
      <w:proofErr w:type="spellEnd"/>
      <w:r w:rsidRPr="00F00689">
        <w:t>-model te waarborgen.</w:t>
      </w:r>
    </w:p>
    <w:p w14:paraId="3C639E68" w14:textId="77777777" w:rsidR="00D966E4" w:rsidRPr="00F00689" w:rsidRDefault="00D966E4" w:rsidP="00D966E4">
      <w:pPr>
        <w:ind w:left="720"/>
      </w:pPr>
    </w:p>
    <w:p w14:paraId="19105164" w14:textId="77777777" w:rsidR="00F00689" w:rsidRDefault="00F00689" w:rsidP="00F00689">
      <w:pPr>
        <w:numPr>
          <w:ilvl w:val="0"/>
          <w:numId w:val="22"/>
        </w:numPr>
      </w:pPr>
      <w:r w:rsidRPr="00F00689">
        <w:rPr>
          <w:b/>
          <w:bCs/>
        </w:rPr>
        <w:t>Modelontwikkeling</w:t>
      </w:r>
      <w:r w:rsidRPr="00F00689">
        <w:t xml:space="preserve">: Begin met het ontwikkelen van een </w:t>
      </w:r>
      <w:proofErr w:type="spellStart"/>
      <w:r w:rsidRPr="00F00689">
        <w:t>convolutional</w:t>
      </w:r>
      <w:proofErr w:type="spellEnd"/>
      <w:r w:rsidRPr="00F00689">
        <w:t xml:space="preserve"> </w:t>
      </w:r>
      <w:proofErr w:type="spellStart"/>
      <w:r w:rsidRPr="00F00689">
        <w:t>neural</w:t>
      </w:r>
      <w:proofErr w:type="spellEnd"/>
      <w:r w:rsidRPr="00F00689">
        <w:t xml:space="preserve"> </w:t>
      </w:r>
      <w:proofErr w:type="spellStart"/>
      <w:r w:rsidRPr="00F00689">
        <w:t>network</w:t>
      </w:r>
      <w:proofErr w:type="spellEnd"/>
      <w:r w:rsidRPr="00F00689">
        <w:t xml:space="preserve"> (CNN) en train dit model met de verzamelde data. Test verschillende hyperparameters en netwerkarchitecturen om de beste prestaties te bereiken.</w:t>
      </w:r>
    </w:p>
    <w:p w14:paraId="26FD9160" w14:textId="77777777" w:rsidR="00D966E4" w:rsidRDefault="00D966E4" w:rsidP="00D966E4">
      <w:pPr>
        <w:pStyle w:val="Lijstalinea"/>
      </w:pPr>
    </w:p>
    <w:p w14:paraId="36F31872" w14:textId="77777777" w:rsidR="00D966E4" w:rsidRPr="00F00689" w:rsidRDefault="00D966E4" w:rsidP="00D966E4">
      <w:pPr>
        <w:ind w:left="720"/>
      </w:pPr>
    </w:p>
    <w:p w14:paraId="578D3780" w14:textId="4A8DEB6E" w:rsidR="00D966E4" w:rsidRDefault="00F00689" w:rsidP="006270F9">
      <w:pPr>
        <w:numPr>
          <w:ilvl w:val="0"/>
          <w:numId w:val="22"/>
        </w:numPr>
      </w:pPr>
      <w:r w:rsidRPr="00F00689">
        <w:rPr>
          <w:b/>
          <w:bCs/>
        </w:rPr>
        <w:t>Integratie en automatisering</w:t>
      </w:r>
      <w:r w:rsidRPr="00F00689">
        <w:t xml:space="preserve">: Ontwikkel een mechanisch sorteersysteem dat gekoppeld kan worden aan de output van het machine </w:t>
      </w:r>
      <w:proofErr w:type="spellStart"/>
      <w:r w:rsidRPr="00F00689">
        <w:t>learning</w:t>
      </w:r>
      <w:proofErr w:type="spellEnd"/>
      <w:r w:rsidRPr="00F00689">
        <w:t>-model. Dit systeem moet de planken fysiek sorteren op basis van de classificatie.</w:t>
      </w:r>
    </w:p>
    <w:p w14:paraId="3EFAB731" w14:textId="77777777" w:rsidR="00D966E4" w:rsidRPr="00F00689" w:rsidRDefault="00D966E4" w:rsidP="006270F9"/>
    <w:p w14:paraId="2003312D" w14:textId="77777777" w:rsidR="00F00689" w:rsidRPr="00F00689" w:rsidRDefault="00F00689" w:rsidP="00F00689">
      <w:r w:rsidRPr="00F00689">
        <w:t>Met deze stappen kan het systeem verder worden ontwikkeld tot een volledig geautomatiseerd sorteersysteem dat zowel efficiënter als consistenter werkt dan de huidige handmatige processen.</w:t>
      </w:r>
    </w:p>
    <w:p w14:paraId="20545A95" w14:textId="77777777" w:rsidR="00F00689" w:rsidRDefault="00F00689" w:rsidP="00761C77"/>
    <w:p w14:paraId="0F4F810C" w14:textId="77777777" w:rsidR="00BB14B1" w:rsidRPr="008925A3" w:rsidRDefault="00BB14B1" w:rsidP="001D2BF9">
      <w:pPr>
        <w:pStyle w:val="Kop1"/>
        <w:ind w:left="432"/>
      </w:pPr>
      <w:bookmarkStart w:id="32" w:name="_Toc138744281"/>
      <w:bookmarkStart w:id="33" w:name="_Toc176859668"/>
      <w:bookmarkStart w:id="34" w:name="_Toc187595012"/>
      <w:r w:rsidRPr="008925A3">
        <w:lastRenderedPageBreak/>
        <w:t>Ontwerp</w:t>
      </w:r>
      <w:bookmarkEnd w:id="32"/>
      <w:bookmarkEnd w:id="33"/>
      <w:bookmarkEnd w:id="34"/>
    </w:p>
    <w:p w14:paraId="4E288D27" w14:textId="5C0BE888" w:rsidR="00FD1044" w:rsidRPr="00272F46" w:rsidRDefault="00FD1044" w:rsidP="00FD1044">
      <w:pPr>
        <w:jc w:val="left"/>
      </w:pPr>
      <w:r w:rsidRPr="00FD1044">
        <w:t>Het ontwerp van het systeem richt zich op het ontwikkelen van een prototype dat houten planken detecteert, analyseert en voorbereidt voor toekomstige automatisering. Dit ontwerp combineert hardware, software en een gestructureerd proces, en biedt een solide basis voor verdere ontwikkeling en implementatie.</w:t>
      </w:r>
      <w:r w:rsidR="00272F46">
        <w:t xml:space="preserve"> Voor dit hoofdstuk zal ik veel referenties gebruiken uit het functionele ontwerp.</w:t>
      </w:r>
    </w:p>
    <w:p w14:paraId="2BDE2A83" w14:textId="47316CD2" w:rsidR="00FD1044" w:rsidRPr="00FD1044" w:rsidRDefault="00FD1044" w:rsidP="00FD1044">
      <w:pPr>
        <w:pStyle w:val="Kop2"/>
      </w:pPr>
      <w:bookmarkStart w:id="35" w:name="_Toc187595013"/>
      <w:r w:rsidRPr="00FD1044">
        <w:t>Beschrijving van het ontwerp</w:t>
      </w:r>
      <w:bookmarkEnd w:id="35"/>
    </w:p>
    <w:p w14:paraId="0511A6E1" w14:textId="77777777" w:rsidR="00FD1044" w:rsidRDefault="00FD1044" w:rsidP="00FD1044">
      <w:pPr>
        <w:jc w:val="left"/>
      </w:pPr>
      <w:r w:rsidRPr="00FD1044">
        <w:t xml:space="preserve">Het systeem bestaat uit drie hoofdcomponenten: de </w:t>
      </w:r>
      <w:proofErr w:type="spellStart"/>
      <w:r w:rsidRPr="00FD1044">
        <w:t>hardwareopstelling</w:t>
      </w:r>
      <w:proofErr w:type="spellEnd"/>
      <w:r w:rsidRPr="00FD1044">
        <w:t xml:space="preserve">, de softwarearchitectuur en de </w:t>
      </w:r>
      <w:proofErr w:type="spellStart"/>
      <w:r w:rsidRPr="00FD1044">
        <w:t>communicatielaag</w:t>
      </w:r>
      <w:proofErr w:type="spellEnd"/>
      <w:r w:rsidRPr="00FD1044">
        <w:t xml:space="preserve"> met de server. Elk onderdeel is ontworpen om de eisen en doelen van het project te ondersteunen.</w:t>
      </w:r>
    </w:p>
    <w:p w14:paraId="3AA62135" w14:textId="77777777" w:rsidR="00FD1044" w:rsidRPr="00FD1044" w:rsidRDefault="00FD1044" w:rsidP="00FD1044">
      <w:pPr>
        <w:jc w:val="left"/>
      </w:pPr>
    </w:p>
    <w:p w14:paraId="113BBD90" w14:textId="59F0FD84" w:rsidR="00FD1044" w:rsidRDefault="00FD1044" w:rsidP="00FD1044">
      <w:pPr>
        <w:jc w:val="left"/>
      </w:pPr>
      <w:proofErr w:type="spellStart"/>
      <w:r w:rsidRPr="00FD1044">
        <w:rPr>
          <w:b/>
          <w:bCs/>
        </w:rPr>
        <w:t>Hardwareopstelling</w:t>
      </w:r>
      <w:proofErr w:type="spellEnd"/>
      <w:r w:rsidRPr="00FD1044">
        <w:br/>
        <w:t xml:space="preserve">De hardware bestaat uit een </w:t>
      </w:r>
      <w:proofErr w:type="spellStart"/>
      <w:r w:rsidRPr="00FD1044">
        <w:rPr>
          <w:b/>
          <w:bCs/>
        </w:rPr>
        <w:t>Raspberry</w:t>
      </w:r>
      <w:proofErr w:type="spellEnd"/>
      <w:r w:rsidRPr="00FD1044">
        <w:rPr>
          <w:b/>
          <w:bCs/>
        </w:rPr>
        <w:t xml:space="preserve"> Pi 5</w:t>
      </w:r>
      <w:r w:rsidRPr="00FD1044">
        <w:t xml:space="preserve"> en een </w:t>
      </w:r>
      <w:proofErr w:type="spellStart"/>
      <w:r w:rsidRPr="00FD1044">
        <w:rPr>
          <w:b/>
          <w:bCs/>
        </w:rPr>
        <w:t>Raspberry</w:t>
      </w:r>
      <w:proofErr w:type="spellEnd"/>
      <w:r w:rsidRPr="00FD1044">
        <w:rPr>
          <w:b/>
          <w:bCs/>
        </w:rPr>
        <w:t xml:space="preserve"> Pi Camera Module 3</w:t>
      </w:r>
      <w:r w:rsidRPr="00FD1044">
        <w:t>, gemonteerd in een afgedekte box</w:t>
      </w:r>
      <w:r w:rsidR="00211CF4">
        <w:t xml:space="preserve"> (zie figuur 3)</w:t>
      </w:r>
      <w:r w:rsidRPr="00FD1044">
        <w:t xml:space="preserve">. De box bevat </w:t>
      </w:r>
      <w:proofErr w:type="spellStart"/>
      <w:r w:rsidRPr="00FD1044">
        <w:t>LED-verlichting</w:t>
      </w:r>
      <w:proofErr w:type="spellEnd"/>
      <w:r w:rsidRPr="00FD1044">
        <w:t xml:space="preserve"> voor constante belichting en is stevig ontworpen om de hardware te beschermen en beweging of vervuiling te voorkomen.</w:t>
      </w:r>
    </w:p>
    <w:p w14:paraId="0E0D083B" w14:textId="77777777" w:rsidR="00272F46" w:rsidRPr="00FD1044" w:rsidRDefault="00272F46" w:rsidP="00FD1044">
      <w:pPr>
        <w:jc w:val="left"/>
      </w:pPr>
    </w:p>
    <w:p w14:paraId="3BE3FD27" w14:textId="77777777" w:rsidR="00FD1044" w:rsidRDefault="00FD1044" w:rsidP="00FD1044">
      <w:pPr>
        <w:numPr>
          <w:ilvl w:val="0"/>
          <w:numId w:val="23"/>
        </w:numPr>
        <w:jc w:val="left"/>
      </w:pPr>
      <w:r w:rsidRPr="00FD1044">
        <w:rPr>
          <w:b/>
          <w:bCs/>
        </w:rPr>
        <w:t>Camera</w:t>
      </w:r>
      <w:r w:rsidRPr="00FD1044">
        <w:t xml:space="preserve">: De camera, uitgerust met een 6mm lens, biedt een resolutie van 12 megapixels en ondersteunt HDR (High </w:t>
      </w:r>
      <w:proofErr w:type="spellStart"/>
      <w:r w:rsidRPr="00FD1044">
        <w:t>Dynamic</w:t>
      </w:r>
      <w:proofErr w:type="spellEnd"/>
      <w:r w:rsidRPr="00FD1044">
        <w:t xml:space="preserve"> Range). Dit zorgt voor scherpe beelden en maakt het mogelijk om fijne details zoals noesten en kleurvariaties te detecteren (Functioneel omschrijving, 2024, p. 6).</w:t>
      </w:r>
    </w:p>
    <w:p w14:paraId="470BFF00" w14:textId="43070ABB" w:rsidR="00272F46" w:rsidRPr="00FD1044" w:rsidRDefault="00272F46" w:rsidP="00272F46">
      <w:pPr>
        <w:ind w:left="720"/>
        <w:jc w:val="left"/>
      </w:pPr>
    </w:p>
    <w:p w14:paraId="347391B8" w14:textId="2CCB2287" w:rsidR="00FD1044" w:rsidRDefault="00FD1044" w:rsidP="00FD1044">
      <w:pPr>
        <w:numPr>
          <w:ilvl w:val="0"/>
          <w:numId w:val="23"/>
        </w:numPr>
        <w:jc w:val="left"/>
      </w:pPr>
      <w:r w:rsidRPr="00FD1044">
        <w:rPr>
          <w:b/>
          <w:bCs/>
        </w:rPr>
        <w:t>Behuizing</w:t>
      </w:r>
      <w:r w:rsidRPr="00FD1044">
        <w:t>: De box minimaliseert invloeden van omgevingslicht en zorgt voor consistente beeldkwaliteit. Dit is belangrijk om de nauwkeurigheid van de dataverzameling te waarborgen (Functioneel omschrijving, 2024, p. 7).</w:t>
      </w:r>
    </w:p>
    <w:p w14:paraId="3DA4BFCB" w14:textId="490BA34E" w:rsidR="00272F46" w:rsidRPr="00FD1044" w:rsidRDefault="00272F46" w:rsidP="00272F46">
      <w:pPr>
        <w:jc w:val="left"/>
      </w:pPr>
    </w:p>
    <w:p w14:paraId="50A9FD6F" w14:textId="7EF014F8" w:rsidR="00FD1044" w:rsidRDefault="00FD1044" w:rsidP="00FD1044">
      <w:pPr>
        <w:numPr>
          <w:ilvl w:val="0"/>
          <w:numId w:val="23"/>
        </w:numPr>
        <w:jc w:val="left"/>
      </w:pPr>
      <w:proofErr w:type="spellStart"/>
      <w:r w:rsidRPr="00FD1044">
        <w:rPr>
          <w:b/>
          <w:bCs/>
        </w:rPr>
        <w:t>LED-verlichting</w:t>
      </w:r>
      <w:proofErr w:type="spellEnd"/>
      <w:r w:rsidRPr="00FD1044">
        <w:t>: Deze zorgt voor een gelijkmatige belichting, waardoor schaduwen en reflecties worden geminimaliseerd (Functioneel omschrijving, 2024, p. 7).</w:t>
      </w:r>
    </w:p>
    <w:p w14:paraId="5F140D5C" w14:textId="77777777" w:rsidR="00211CF4" w:rsidRDefault="00211CF4" w:rsidP="00211CF4">
      <w:pPr>
        <w:pStyle w:val="Lijstalinea"/>
      </w:pPr>
    </w:p>
    <w:p w14:paraId="304EEE2D" w14:textId="77777777" w:rsidR="00211CF4" w:rsidRDefault="00211CF4" w:rsidP="00211CF4">
      <w:pPr>
        <w:jc w:val="left"/>
      </w:pPr>
    </w:p>
    <w:p w14:paraId="2FBBEC85" w14:textId="77777777" w:rsidR="00211CF4" w:rsidRDefault="00211CF4" w:rsidP="00211CF4">
      <w:pPr>
        <w:keepNext/>
        <w:jc w:val="left"/>
      </w:pPr>
      <w:r>
        <w:rPr>
          <w:noProof/>
        </w:rPr>
        <w:drawing>
          <wp:inline distT="0" distB="0" distL="0" distR="0" wp14:anchorId="7F301B05" wp14:editId="0D3AA6AB">
            <wp:extent cx="5391150" cy="4045465"/>
            <wp:effectExtent l="0" t="0" r="0" b="0"/>
            <wp:docPr id="155358586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116" cy="4049942"/>
                    </a:xfrm>
                    <a:prstGeom prst="rect">
                      <a:avLst/>
                    </a:prstGeom>
                    <a:noFill/>
                    <a:ln>
                      <a:noFill/>
                    </a:ln>
                  </pic:spPr>
                </pic:pic>
              </a:graphicData>
            </a:graphic>
          </wp:inline>
        </w:drawing>
      </w:r>
    </w:p>
    <w:p w14:paraId="5714AED7" w14:textId="77429641" w:rsidR="00FD1044" w:rsidRPr="00FD1044" w:rsidRDefault="00211CF4" w:rsidP="00211CF4">
      <w:pPr>
        <w:pStyle w:val="Bijschrift"/>
        <w:jc w:val="left"/>
      </w:pPr>
      <w:r>
        <w:t xml:space="preserve">Figuur </w:t>
      </w:r>
      <w:r>
        <w:fldChar w:fldCharType="begin"/>
      </w:r>
      <w:r>
        <w:instrText xml:space="preserve"> SEQ Figuur \* ARABIC </w:instrText>
      </w:r>
      <w:r>
        <w:fldChar w:fldCharType="separate"/>
      </w:r>
      <w:r w:rsidR="008D0526">
        <w:rPr>
          <w:noProof/>
        </w:rPr>
        <w:t>3</w:t>
      </w:r>
      <w:r>
        <w:fldChar w:fldCharType="end"/>
      </w:r>
      <w:r>
        <w:t>: Binnenkant ontwerp</w:t>
      </w:r>
    </w:p>
    <w:p w14:paraId="246C7101" w14:textId="7CCFA518" w:rsidR="00FD1044" w:rsidRDefault="00FD1044" w:rsidP="00FD1044">
      <w:pPr>
        <w:jc w:val="left"/>
      </w:pPr>
      <w:r w:rsidRPr="00FD1044">
        <w:rPr>
          <w:b/>
          <w:bCs/>
        </w:rPr>
        <w:lastRenderedPageBreak/>
        <w:t>Softwarearchitectuur</w:t>
      </w:r>
      <w:r w:rsidRPr="00FD1044">
        <w:br/>
        <w:t xml:space="preserve">De software is gebouwd rond een </w:t>
      </w:r>
      <w:proofErr w:type="spellStart"/>
      <w:r w:rsidRPr="00FD1044">
        <w:t>Flask</w:t>
      </w:r>
      <w:proofErr w:type="spellEnd"/>
      <w:r w:rsidRPr="00FD1044">
        <w:t xml:space="preserve">-server die communicatie, beeldverwerking en opslag beheert. </w:t>
      </w:r>
      <w:proofErr w:type="spellStart"/>
      <w:r w:rsidRPr="00FD1044">
        <w:t>OpenCV</w:t>
      </w:r>
      <w:proofErr w:type="spellEnd"/>
      <w:r w:rsidRPr="00FD1044">
        <w:t xml:space="preserve"> wordt gebruikt voor beeldanalyse en detectie:</w:t>
      </w:r>
    </w:p>
    <w:p w14:paraId="61CA3739" w14:textId="77777777" w:rsidR="00272F46" w:rsidRPr="00FD1044" w:rsidRDefault="00272F46" w:rsidP="00FD1044">
      <w:pPr>
        <w:jc w:val="left"/>
      </w:pPr>
    </w:p>
    <w:p w14:paraId="6F37F97E" w14:textId="77777777" w:rsidR="00FD1044" w:rsidRDefault="00FD1044" w:rsidP="00FD1044">
      <w:pPr>
        <w:numPr>
          <w:ilvl w:val="0"/>
          <w:numId w:val="24"/>
        </w:numPr>
        <w:jc w:val="left"/>
      </w:pPr>
      <w:r w:rsidRPr="00FD1044">
        <w:rPr>
          <w:b/>
          <w:bCs/>
        </w:rPr>
        <w:t>Bewegingsdetectie</w:t>
      </w:r>
      <w:r w:rsidRPr="00FD1044">
        <w:t xml:space="preserve">: Het systeem detecteert planken met behulp van solide </w:t>
      </w:r>
      <w:proofErr w:type="spellStart"/>
      <w:r w:rsidRPr="00FD1044">
        <w:t>masks</w:t>
      </w:r>
      <w:proofErr w:type="spellEnd"/>
      <w:r w:rsidRPr="00FD1044">
        <w:t xml:space="preserve"> en </w:t>
      </w:r>
      <w:proofErr w:type="spellStart"/>
      <w:r w:rsidRPr="00FD1044">
        <w:t>edge</w:t>
      </w:r>
      <w:proofErr w:type="spellEnd"/>
      <w:r w:rsidRPr="00FD1044">
        <w:t xml:space="preserve"> </w:t>
      </w:r>
      <w:proofErr w:type="spellStart"/>
      <w:r w:rsidRPr="00FD1044">
        <w:t>masks</w:t>
      </w:r>
      <w:proofErr w:type="spellEnd"/>
      <w:r w:rsidRPr="00FD1044">
        <w:t xml:space="preserve">. Parameters zoals THRESHOLD en MOVEMENT_THRESHOLD zijn geoptimaliseerd om vals-positieve </w:t>
      </w:r>
      <w:proofErr w:type="spellStart"/>
      <w:r w:rsidRPr="00FD1044">
        <w:t>detecties</w:t>
      </w:r>
      <w:proofErr w:type="spellEnd"/>
      <w:r w:rsidRPr="00FD1044">
        <w:t xml:space="preserve"> te voorkomen (Functioneel omschrijving, 2024, p. 12).</w:t>
      </w:r>
    </w:p>
    <w:p w14:paraId="3F74B21A" w14:textId="77777777" w:rsidR="00272F46" w:rsidRPr="00FD1044" w:rsidRDefault="00272F46" w:rsidP="00272F46">
      <w:pPr>
        <w:jc w:val="left"/>
      </w:pPr>
    </w:p>
    <w:p w14:paraId="516B5793" w14:textId="77777777" w:rsidR="00FD1044" w:rsidRDefault="00FD1044" w:rsidP="00FD1044">
      <w:pPr>
        <w:numPr>
          <w:ilvl w:val="0"/>
          <w:numId w:val="24"/>
        </w:numPr>
        <w:jc w:val="left"/>
      </w:pPr>
      <w:r w:rsidRPr="00FD1044">
        <w:rPr>
          <w:b/>
          <w:bCs/>
        </w:rPr>
        <w:t>Opslag en verzending</w:t>
      </w:r>
      <w:r w:rsidRPr="00FD1044">
        <w:t>: Foto’s worden opgeslagen in batches en gecomprimeerd in zip-bestanden voordat ze naar de server worden verzonden (Functioneel omschrijving, 2024, p. 15).</w:t>
      </w:r>
    </w:p>
    <w:p w14:paraId="345A49A6" w14:textId="77777777" w:rsidR="00272F46" w:rsidRPr="00FD1044" w:rsidRDefault="00272F46" w:rsidP="00272F46">
      <w:pPr>
        <w:jc w:val="left"/>
      </w:pPr>
    </w:p>
    <w:p w14:paraId="1E0B8589" w14:textId="77777777" w:rsidR="00FD1044" w:rsidRPr="00FD1044" w:rsidRDefault="00FD1044" w:rsidP="00FD1044">
      <w:pPr>
        <w:numPr>
          <w:ilvl w:val="0"/>
          <w:numId w:val="24"/>
        </w:numPr>
        <w:jc w:val="left"/>
      </w:pPr>
      <w:r w:rsidRPr="00FD1044">
        <w:rPr>
          <w:b/>
          <w:bCs/>
        </w:rPr>
        <w:t>Configuratiebestand</w:t>
      </w:r>
      <w:r w:rsidRPr="00FD1044">
        <w:t>: Het systeem is flexibel door aanpasbare parameters zoals resolutie, belichting en detectiedrempels in het configuratiebestand (Functioneel omschrijving, 2024, p. 10).</w:t>
      </w:r>
    </w:p>
    <w:p w14:paraId="3E759C29" w14:textId="77777777" w:rsidR="00FD1044" w:rsidRDefault="00FD1044" w:rsidP="00FD1044">
      <w:pPr>
        <w:jc w:val="left"/>
        <w:rPr>
          <w:b/>
          <w:bCs/>
        </w:rPr>
      </w:pPr>
    </w:p>
    <w:p w14:paraId="1E902946" w14:textId="7F9B29E9" w:rsidR="00E335EA" w:rsidRPr="00053293" w:rsidRDefault="00FD1044" w:rsidP="003C2E15">
      <w:pPr>
        <w:jc w:val="left"/>
      </w:pPr>
      <w:r w:rsidRPr="00FD1044">
        <w:rPr>
          <w:b/>
          <w:bCs/>
        </w:rPr>
        <w:t>Communicatie en data-uitwisseling</w:t>
      </w:r>
      <w:r w:rsidRPr="00FD1044">
        <w:br/>
        <w:t xml:space="preserve">De </w:t>
      </w:r>
      <w:proofErr w:type="spellStart"/>
      <w:r w:rsidRPr="00FD1044">
        <w:t>Raspberry</w:t>
      </w:r>
      <w:proofErr w:type="spellEnd"/>
      <w:r w:rsidRPr="00FD1044">
        <w:t xml:space="preserve"> Pi communiceert met een server via een dynamisch of statisch IP-adres. De server ontvangt de zip-bestanden en biedt een platform voor verdere verwerking en analyse (Functioneel omschrijving, 2024, p. 7).</w:t>
      </w:r>
    </w:p>
    <w:p w14:paraId="39F029FF" w14:textId="5B8D7D3C" w:rsidR="00FD1044" w:rsidRPr="00FD1044" w:rsidRDefault="00FD1044" w:rsidP="003C2E15">
      <w:pPr>
        <w:pStyle w:val="Kop2"/>
      </w:pPr>
      <w:bookmarkStart w:id="36" w:name="_Toc187595014"/>
      <w:r w:rsidRPr="00FD1044">
        <w:t xml:space="preserve">Technische en functionele </w:t>
      </w:r>
      <w:proofErr w:type="spellStart"/>
      <w:r w:rsidRPr="00FD1044">
        <w:t>passendheid</w:t>
      </w:r>
      <w:bookmarkEnd w:id="36"/>
      <w:proofErr w:type="spellEnd"/>
    </w:p>
    <w:p w14:paraId="4D87F1F4" w14:textId="77777777" w:rsidR="00FD1044" w:rsidRPr="00FD1044" w:rsidRDefault="00FD1044" w:rsidP="00FD1044">
      <w:pPr>
        <w:jc w:val="left"/>
      </w:pPr>
      <w:r w:rsidRPr="00FD1044">
        <w:t>Het ontwerp is technisch en functioneel passend omdat het:</w:t>
      </w:r>
    </w:p>
    <w:p w14:paraId="735A0111" w14:textId="77777777" w:rsidR="00FD1044" w:rsidRDefault="00FD1044" w:rsidP="00FD1044">
      <w:pPr>
        <w:numPr>
          <w:ilvl w:val="0"/>
          <w:numId w:val="25"/>
        </w:numPr>
        <w:jc w:val="left"/>
      </w:pPr>
      <w:r w:rsidRPr="00FD1044">
        <w:rPr>
          <w:b/>
          <w:bCs/>
        </w:rPr>
        <w:t>Consistente dataverzameling</w:t>
      </w:r>
      <w:r w:rsidRPr="00FD1044">
        <w:t xml:space="preserve"> mogelijk maakt, essentieel voor de ontwikkeling van een machine </w:t>
      </w:r>
      <w:proofErr w:type="spellStart"/>
      <w:r w:rsidRPr="00FD1044">
        <w:t>learning</w:t>
      </w:r>
      <w:proofErr w:type="spellEnd"/>
      <w:r w:rsidRPr="00FD1044">
        <w:t>-model.</w:t>
      </w:r>
    </w:p>
    <w:p w14:paraId="67BE3C20" w14:textId="77777777" w:rsidR="00E335EA" w:rsidRPr="00FD1044" w:rsidRDefault="00E335EA" w:rsidP="00E335EA">
      <w:pPr>
        <w:ind w:left="720"/>
        <w:jc w:val="left"/>
      </w:pPr>
    </w:p>
    <w:p w14:paraId="5EE7EACD" w14:textId="77777777" w:rsidR="00FD1044" w:rsidRDefault="00FD1044" w:rsidP="00FD1044">
      <w:pPr>
        <w:numPr>
          <w:ilvl w:val="0"/>
          <w:numId w:val="25"/>
        </w:numPr>
        <w:jc w:val="left"/>
      </w:pPr>
      <w:r w:rsidRPr="00FD1044">
        <w:rPr>
          <w:b/>
          <w:bCs/>
        </w:rPr>
        <w:t>Flexibiliteit</w:t>
      </w:r>
      <w:r w:rsidRPr="00FD1044">
        <w:t xml:space="preserve"> biedt door aanpasbare configuratie-opties voor verschillende omgevingen en eisen.</w:t>
      </w:r>
    </w:p>
    <w:p w14:paraId="3B526105" w14:textId="77777777" w:rsidR="00E335EA" w:rsidRPr="00FD1044" w:rsidRDefault="00E335EA" w:rsidP="00E335EA">
      <w:pPr>
        <w:jc w:val="left"/>
      </w:pPr>
    </w:p>
    <w:p w14:paraId="02279D9B" w14:textId="77777777" w:rsidR="00FD1044" w:rsidRDefault="00FD1044" w:rsidP="00FD1044">
      <w:pPr>
        <w:numPr>
          <w:ilvl w:val="0"/>
          <w:numId w:val="25"/>
        </w:numPr>
        <w:jc w:val="left"/>
      </w:pPr>
      <w:r w:rsidRPr="00FD1044">
        <w:rPr>
          <w:b/>
          <w:bCs/>
        </w:rPr>
        <w:t>Schaalbaarheid</w:t>
      </w:r>
      <w:r w:rsidRPr="00FD1044">
        <w:t xml:space="preserve"> ondersteunt, waardoor het systeem eenvoudig kan worden uitgebreid of aangepast naarmate de vereisten veranderen.</w:t>
      </w:r>
    </w:p>
    <w:p w14:paraId="5AC4636B" w14:textId="77777777" w:rsidR="00E335EA" w:rsidRPr="00FD1044" w:rsidRDefault="00E335EA" w:rsidP="00E335EA">
      <w:pPr>
        <w:jc w:val="left"/>
      </w:pPr>
    </w:p>
    <w:p w14:paraId="69C86918" w14:textId="73902022" w:rsidR="003C2E15" w:rsidRPr="00885EF4" w:rsidRDefault="00FD1044" w:rsidP="003C2E15">
      <w:pPr>
        <w:jc w:val="left"/>
      </w:pPr>
      <w:r w:rsidRPr="00FD1044">
        <w:t>Het systeem voldoet grotendeels aan de eisen en wensen van de klant, zoals beschreven in de functionele omschrijving (Functioneel omschrijving, 2024, p. 22). Een afwijking is dat de fysieke sorteermachine nog niet is ontworpen, maar dit was niet opgenomen in de scope van de huidige fase.</w:t>
      </w:r>
    </w:p>
    <w:p w14:paraId="61325A21" w14:textId="2F6250F4" w:rsidR="00FD1044" w:rsidRPr="00FD1044" w:rsidRDefault="00FD1044" w:rsidP="003C2E15">
      <w:pPr>
        <w:pStyle w:val="Kop2"/>
      </w:pPr>
      <w:bookmarkStart w:id="37" w:name="_Toc187595015"/>
      <w:r w:rsidRPr="00FD1044">
        <w:t>Kostenoverzicht</w:t>
      </w:r>
      <w:bookmarkEnd w:id="37"/>
    </w:p>
    <w:p w14:paraId="29E72DD6" w14:textId="0778F866" w:rsidR="00885EF4" w:rsidRDefault="00FD1044" w:rsidP="00FD1044">
      <w:pPr>
        <w:jc w:val="left"/>
      </w:pPr>
      <w:r w:rsidRPr="00FD1044">
        <w:t>De kosten voor de huidige opstelling zijn beperkt tot de hardware (</w:t>
      </w:r>
      <w:proofErr w:type="spellStart"/>
      <w:r w:rsidRPr="00FD1044">
        <w:t>Raspberry</w:t>
      </w:r>
      <w:proofErr w:type="spellEnd"/>
      <w:r w:rsidRPr="00FD1044">
        <w:t xml:space="preserve"> Pi, camera en </w:t>
      </w:r>
      <w:proofErr w:type="spellStart"/>
      <w:r w:rsidRPr="00FD1044">
        <w:t>LED-verlichting</w:t>
      </w:r>
      <w:proofErr w:type="spellEnd"/>
      <w:r w:rsidRPr="00FD1044">
        <w:t>) en de tijd voor softwareontwikkeling. Een verdere opsomming kan als volgt worden weergegeven:</w:t>
      </w:r>
    </w:p>
    <w:p w14:paraId="53C8D46B" w14:textId="77777777" w:rsidR="00885EF4" w:rsidRPr="00FD1044" w:rsidRDefault="00885EF4" w:rsidP="00FD1044">
      <w:pPr>
        <w:jc w:val="left"/>
      </w:pPr>
    </w:p>
    <w:p w14:paraId="3AAB5E10" w14:textId="1212F034" w:rsidR="00FD1044" w:rsidRPr="00FD1044" w:rsidRDefault="00FD1044" w:rsidP="00FD1044">
      <w:pPr>
        <w:numPr>
          <w:ilvl w:val="0"/>
          <w:numId w:val="26"/>
        </w:numPr>
        <w:jc w:val="left"/>
      </w:pPr>
      <w:proofErr w:type="spellStart"/>
      <w:r w:rsidRPr="00FD1044">
        <w:rPr>
          <w:b/>
          <w:bCs/>
        </w:rPr>
        <w:t>Raspberry</w:t>
      </w:r>
      <w:proofErr w:type="spellEnd"/>
      <w:r w:rsidRPr="00FD1044">
        <w:rPr>
          <w:b/>
          <w:bCs/>
        </w:rPr>
        <w:t xml:space="preserve"> Pi 5</w:t>
      </w:r>
      <w:r w:rsidR="00885EF4">
        <w:rPr>
          <w:b/>
          <w:bCs/>
        </w:rPr>
        <w:t xml:space="preserve"> Set</w:t>
      </w:r>
      <w:r w:rsidRPr="00FD1044">
        <w:t>: €</w:t>
      </w:r>
      <w:r w:rsidR="00885EF4">
        <w:t>11</w:t>
      </w:r>
      <w:r w:rsidRPr="00FD1044">
        <w:t>0</w:t>
      </w:r>
    </w:p>
    <w:p w14:paraId="5B4467E6" w14:textId="77777777" w:rsidR="00FD1044" w:rsidRPr="00FD1044" w:rsidRDefault="00FD1044" w:rsidP="00FD1044">
      <w:pPr>
        <w:numPr>
          <w:ilvl w:val="0"/>
          <w:numId w:val="26"/>
        </w:numPr>
        <w:jc w:val="left"/>
      </w:pPr>
      <w:r w:rsidRPr="00FD1044">
        <w:rPr>
          <w:b/>
          <w:bCs/>
        </w:rPr>
        <w:t>Camera Module 3</w:t>
      </w:r>
      <w:r w:rsidRPr="00FD1044">
        <w:t>: €35</w:t>
      </w:r>
    </w:p>
    <w:p w14:paraId="6A52C575" w14:textId="77777777" w:rsidR="00FD1044" w:rsidRPr="00FD1044" w:rsidRDefault="00FD1044" w:rsidP="00FD1044">
      <w:pPr>
        <w:numPr>
          <w:ilvl w:val="0"/>
          <w:numId w:val="26"/>
        </w:numPr>
        <w:jc w:val="left"/>
      </w:pPr>
      <w:r w:rsidRPr="00FD1044">
        <w:rPr>
          <w:b/>
          <w:bCs/>
        </w:rPr>
        <w:t>6mm lens</w:t>
      </w:r>
      <w:r w:rsidRPr="00FD1044">
        <w:t>: €25</w:t>
      </w:r>
    </w:p>
    <w:p w14:paraId="046E10B8" w14:textId="37D8E080" w:rsidR="00FD1044" w:rsidRPr="00FD1044" w:rsidRDefault="00FD1044" w:rsidP="00FD1044">
      <w:pPr>
        <w:numPr>
          <w:ilvl w:val="0"/>
          <w:numId w:val="26"/>
        </w:numPr>
        <w:jc w:val="left"/>
      </w:pPr>
      <w:proofErr w:type="spellStart"/>
      <w:r w:rsidRPr="00FD1044">
        <w:rPr>
          <w:b/>
          <w:bCs/>
        </w:rPr>
        <w:t>LED-verlichting</w:t>
      </w:r>
      <w:proofErr w:type="spellEnd"/>
      <w:r w:rsidRPr="00FD1044">
        <w:t>: €</w:t>
      </w:r>
      <w:r w:rsidR="00885EF4">
        <w:t>12.50</w:t>
      </w:r>
    </w:p>
    <w:p w14:paraId="4A10EBC2" w14:textId="77777777" w:rsidR="00885EF4" w:rsidRDefault="00FD1044" w:rsidP="00FD1044">
      <w:pPr>
        <w:numPr>
          <w:ilvl w:val="0"/>
          <w:numId w:val="26"/>
        </w:numPr>
        <w:jc w:val="left"/>
      </w:pPr>
      <w:r w:rsidRPr="00FD1044">
        <w:rPr>
          <w:b/>
          <w:bCs/>
        </w:rPr>
        <w:t>Overige onderdelen (box, bekabeling)</w:t>
      </w:r>
      <w:r w:rsidRPr="00FD1044">
        <w:t>: €30</w:t>
      </w:r>
    </w:p>
    <w:p w14:paraId="37DE953C" w14:textId="768678B8" w:rsidR="00FD1044" w:rsidRPr="008925A3" w:rsidRDefault="00FD1044" w:rsidP="00E510BD">
      <w:pPr>
        <w:ind w:left="360"/>
        <w:jc w:val="left"/>
      </w:pPr>
      <w:r w:rsidRPr="00FD1044">
        <w:br/>
        <w:t>De totale kosten bedragen ongeveer €</w:t>
      </w:r>
      <w:r w:rsidR="006F0924">
        <w:t>212.50</w:t>
      </w:r>
      <w:r w:rsidRPr="00FD1044">
        <w:t xml:space="preserve"> (exclusief ontwikkeltijd).</w:t>
      </w:r>
    </w:p>
    <w:p w14:paraId="50622B56" w14:textId="77777777" w:rsidR="00BB14B1" w:rsidRPr="00B67DD7" w:rsidRDefault="00BB14B1" w:rsidP="001D2BF9">
      <w:pPr>
        <w:pStyle w:val="Kop1"/>
        <w:ind w:left="432"/>
      </w:pPr>
      <w:bookmarkStart w:id="38" w:name="_Toc138744282"/>
      <w:bookmarkStart w:id="39" w:name="_Toc176859669"/>
      <w:bookmarkStart w:id="40" w:name="_Toc187595016"/>
      <w:r w:rsidRPr="00B67DD7">
        <w:lastRenderedPageBreak/>
        <w:t>Realisatie</w:t>
      </w:r>
      <w:bookmarkEnd w:id="38"/>
      <w:bookmarkEnd w:id="39"/>
      <w:bookmarkEnd w:id="40"/>
    </w:p>
    <w:p w14:paraId="156692E4" w14:textId="77777777" w:rsidR="00A75648" w:rsidRPr="00A75648" w:rsidRDefault="00A75648" w:rsidP="00A75648">
      <w:pPr>
        <w:jc w:val="left"/>
      </w:pPr>
      <w:r w:rsidRPr="00A75648">
        <w:t xml:space="preserve">Om het ontwerp te realiseren, is een werkend prototype ontwikkeld dat in staat is om planken te detecteren en te fotograferen. De </w:t>
      </w:r>
      <w:proofErr w:type="spellStart"/>
      <w:r w:rsidRPr="00A75648">
        <w:t>hardwareopstelling</w:t>
      </w:r>
      <w:proofErr w:type="spellEnd"/>
      <w:r w:rsidRPr="00A75648">
        <w:t xml:space="preserve">, bestaande uit een </w:t>
      </w:r>
      <w:proofErr w:type="spellStart"/>
      <w:r w:rsidRPr="00A75648">
        <w:t>Raspberry</w:t>
      </w:r>
      <w:proofErr w:type="spellEnd"/>
      <w:r w:rsidRPr="00A75648">
        <w:t xml:space="preserve"> Pi 5 en een Camera Module 3, is met succes geïntegreerd en geïnstalleerd bij de voorschaafmachine. De softwarearchitectuur, inclusief bewegingsdetectie en opslagfunctionaliteit, is volledig geïmplementeerd en getest.</w:t>
      </w:r>
    </w:p>
    <w:p w14:paraId="620F5F97" w14:textId="77777777" w:rsidR="00A75648" w:rsidRDefault="00A75648" w:rsidP="00A75648">
      <w:pPr>
        <w:jc w:val="left"/>
        <w:rPr>
          <w:b/>
          <w:bCs/>
        </w:rPr>
      </w:pPr>
    </w:p>
    <w:p w14:paraId="1B1DEFA7" w14:textId="2B33173E" w:rsidR="00A75648" w:rsidRDefault="00A75648" w:rsidP="00A75648">
      <w:pPr>
        <w:jc w:val="left"/>
      </w:pPr>
      <w:r w:rsidRPr="00A75648">
        <w:rPr>
          <w:b/>
          <w:bCs/>
        </w:rPr>
        <w:t xml:space="preserve">Configuratie en </w:t>
      </w:r>
      <w:proofErr w:type="spellStart"/>
      <w:r w:rsidRPr="00A75648">
        <w:rPr>
          <w:b/>
          <w:bCs/>
        </w:rPr>
        <w:t>testing</w:t>
      </w:r>
      <w:proofErr w:type="spellEnd"/>
      <w:r w:rsidRPr="00A75648">
        <w:br/>
        <w:t>In de functionele omschrijving is uitgebreid beschreven hoe het detectieproces is geoptimaliseerd door middel van testen en fine-</w:t>
      </w:r>
      <w:proofErr w:type="spellStart"/>
      <w:r w:rsidRPr="00A75648">
        <w:t>tuning</w:t>
      </w:r>
      <w:proofErr w:type="spellEnd"/>
      <w:r w:rsidRPr="00A75648">
        <w:t xml:space="preserve"> (Functioneel omschrijving, 2024, p. 12). Specifieke parameters zoals </w:t>
      </w:r>
      <w:r w:rsidRPr="00A75648">
        <w:rPr>
          <w:b/>
          <w:bCs/>
        </w:rPr>
        <w:t>THRESHOLD</w:t>
      </w:r>
      <w:r w:rsidRPr="00A75648">
        <w:t xml:space="preserve">, </w:t>
      </w:r>
      <w:r w:rsidRPr="00A75648">
        <w:rPr>
          <w:b/>
          <w:bCs/>
        </w:rPr>
        <w:t>MOVEMENT_THRESHOLD</w:t>
      </w:r>
      <w:r w:rsidRPr="00A75648">
        <w:t xml:space="preserve">, en </w:t>
      </w:r>
      <w:r w:rsidRPr="00A75648">
        <w:rPr>
          <w:b/>
          <w:bCs/>
        </w:rPr>
        <w:t>BACKGROUND_UPDATE_SPEED</w:t>
      </w:r>
      <w:r w:rsidRPr="00A75648">
        <w:t xml:space="preserve"> zijn aangepast om de betrouwbaarheid van het solide </w:t>
      </w:r>
      <w:proofErr w:type="spellStart"/>
      <w:r w:rsidRPr="00A75648">
        <w:t>mask</w:t>
      </w:r>
      <w:proofErr w:type="spellEnd"/>
      <w:r w:rsidRPr="00A75648">
        <w:t xml:space="preserve"> te verbeteren. Dit minimaliseert vals-positieve </w:t>
      </w:r>
      <w:proofErr w:type="spellStart"/>
      <w:r w:rsidRPr="00A75648">
        <w:t>detecties</w:t>
      </w:r>
      <w:proofErr w:type="spellEnd"/>
      <w:r w:rsidRPr="00A75648">
        <w:t xml:space="preserve"> en zorgt ervoor dat de planken correct worden herkend. Bij het randen </w:t>
      </w:r>
      <w:proofErr w:type="spellStart"/>
      <w:r w:rsidRPr="00A75648">
        <w:t>mask</w:t>
      </w:r>
      <w:proofErr w:type="spellEnd"/>
      <w:r w:rsidRPr="00A75648">
        <w:t xml:space="preserve"> is gebruikgemaakt van </w:t>
      </w:r>
      <w:proofErr w:type="spellStart"/>
      <w:r w:rsidRPr="00A75648">
        <w:t>Canny</w:t>
      </w:r>
      <w:proofErr w:type="spellEnd"/>
      <w:r w:rsidRPr="00A75648">
        <w:t xml:space="preserve"> </w:t>
      </w:r>
      <w:proofErr w:type="spellStart"/>
      <w:r w:rsidRPr="00A75648">
        <w:t>Edge</w:t>
      </w:r>
      <w:proofErr w:type="spellEnd"/>
      <w:r w:rsidRPr="00A75648">
        <w:t xml:space="preserve"> </w:t>
      </w:r>
      <w:proofErr w:type="spellStart"/>
      <w:r w:rsidRPr="00A75648">
        <w:t>Detection</w:t>
      </w:r>
      <w:proofErr w:type="spellEnd"/>
      <w:r w:rsidRPr="00A75648">
        <w:t>, waarbij de lage en hoge drempelwaarden zorgvuldig zijn ingesteld om ruis te verminderen en relevante details van de planken vast te leggen (Functioneel omschrijving, 2024, p. 14).</w:t>
      </w:r>
    </w:p>
    <w:p w14:paraId="19AA7C33" w14:textId="77777777" w:rsidR="00445C1E" w:rsidRPr="00A75648" w:rsidRDefault="00445C1E" w:rsidP="00A75648">
      <w:pPr>
        <w:jc w:val="left"/>
      </w:pPr>
    </w:p>
    <w:p w14:paraId="18B6BE09" w14:textId="468046C3" w:rsidR="00445C1E" w:rsidRDefault="00A75648" w:rsidP="00445C1E">
      <w:pPr>
        <w:jc w:val="left"/>
      </w:pPr>
      <w:r w:rsidRPr="00A75648">
        <w:rPr>
          <w:b/>
          <w:bCs/>
        </w:rPr>
        <w:t>Fine-</w:t>
      </w:r>
      <w:proofErr w:type="spellStart"/>
      <w:r w:rsidRPr="00A75648">
        <w:rPr>
          <w:b/>
          <w:bCs/>
        </w:rPr>
        <w:t>tuning</w:t>
      </w:r>
      <w:proofErr w:type="spellEnd"/>
      <w:r w:rsidRPr="00A75648">
        <w:rPr>
          <w:b/>
          <w:bCs/>
        </w:rPr>
        <w:t xml:space="preserve"> van het randen </w:t>
      </w:r>
      <w:proofErr w:type="spellStart"/>
      <w:r w:rsidRPr="00A75648">
        <w:rPr>
          <w:b/>
          <w:bCs/>
        </w:rPr>
        <w:t>mask</w:t>
      </w:r>
      <w:proofErr w:type="spellEnd"/>
      <w:r w:rsidRPr="00A75648">
        <w:br/>
        <w:t xml:space="preserve">Het </w:t>
      </w:r>
      <w:proofErr w:type="spellStart"/>
      <w:r w:rsidRPr="00A75648">
        <w:t>fine-tunen</w:t>
      </w:r>
      <w:proofErr w:type="spellEnd"/>
      <w:r w:rsidRPr="00A75648">
        <w:t xml:space="preserve"> van het randen </w:t>
      </w:r>
      <w:proofErr w:type="spellStart"/>
      <w:r w:rsidRPr="00A75648">
        <w:t>mask</w:t>
      </w:r>
      <w:proofErr w:type="spellEnd"/>
      <w:r w:rsidRPr="00A75648">
        <w:t xml:space="preserve"> was cruciaal voor het realiseren van een nauwkeurige beeldverwerking. Door het aanpassen van de </w:t>
      </w:r>
      <w:r w:rsidRPr="00A75648">
        <w:rPr>
          <w:b/>
          <w:bCs/>
        </w:rPr>
        <w:t>CANNY_LOW_THRESHOLD</w:t>
      </w:r>
      <w:r w:rsidRPr="00A75648">
        <w:t xml:space="preserve"> en </w:t>
      </w:r>
      <w:r w:rsidRPr="00A75648">
        <w:rPr>
          <w:b/>
          <w:bCs/>
        </w:rPr>
        <w:t>CANNY_HIGH_THRESHOLD</w:t>
      </w:r>
      <w:r w:rsidRPr="00A75648">
        <w:t xml:space="preserve"> zijn zwakke randen beter zichtbaar gemaakt zonder dat er te veel ruis werd toegevoegd. Dit verbeterde de detectie van noesten en randafwerkingen van de planken (Functioneel omschrijving, 2024, p. 14). Het configuratiebestand maakte het mogelijk om deze instellingen eenvoudig te wijzigen zonder de hoofdcode aan te passen.</w:t>
      </w:r>
    </w:p>
    <w:p w14:paraId="18430145" w14:textId="77777777" w:rsidR="00445C1E" w:rsidRDefault="00445C1E" w:rsidP="00445C1E">
      <w:pPr>
        <w:jc w:val="left"/>
      </w:pPr>
    </w:p>
    <w:p w14:paraId="476A89B3" w14:textId="5D946D16" w:rsidR="00A75648" w:rsidRPr="00A75648" w:rsidRDefault="00A75648" w:rsidP="00445C1E">
      <w:pPr>
        <w:pStyle w:val="Kop2"/>
      </w:pPr>
      <w:bookmarkStart w:id="41" w:name="_Toc187595017"/>
      <w:r w:rsidRPr="00A75648">
        <w:t>Testplan en resultaten</w:t>
      </w:r>
      <w:bookmarkEnd w:id="41"/>
    </w:p>
    <w:p w14:paraId="5D31656D" w14:textId="77777777" w:rsidR="00A75648" w:rsidRDefault="00A75648" w:rsidP="00A75648">
      <w:pPr>
        <w:jc w:val="left"/>
      </w:pPr>
      <w:r w:rsidRPr="00A75648">
        <w:rPr>
          <w:b/>
          <w:bCs/>
        </w:rPr>
        <w:t>Testplan</w:t>
      </w:r>
      <w:r w:rsidRPr="00A75648">
        <w:br/>
        <w:t>De volgende stappen zijn uitgevoerd om de prestaties van het systeem te evalueren:</w:t>
      </w:r>
    </w:p>
    <w:p w14:paraId="1C86D5D5" w14:textId="77777777" w:rsidR="00445C1E" w:rsidRPr="00A75648" w:rsidRDefault="00445C1E" w:rsidP="00A75648">
      <w:pPr>
        <w:jc w:val="left"/>
      </w:pPr>
    </w:p>
    <w:p w14:paraId="4B0CF8CA" w14:textId="77777777" w:rsidR="00A75648" w:rsidRPr="00A75648" w:rsidRDefault="00A75648" w:rsidP="00A75648">
      <w:pPr>
        <w:numPr>
          <w:ilvl w:val="0"/>
          <w:numId w:val="27"/>
        </w:numPr>
        <w:jc w:val="left"/>
      </w:pPr>
      <w:r w:rsidRPr="00A75648">
        <w:rPr>
          <w:b/>
          <w:bCs/>
        </w:rPr>
        <w:t>Beeldkwaliteit</w:t>
      </w:r>
      <w:r w:rsidRPr="00A75648">
        <w:t>: Testen van de camera-instellingen onder verschillende lichtomstandigheden.</w:t>
      </w:r>
    </w:p>
    <w:p w14:paraId="4BB13054" w14:textId="77777777" w:rsidR="00A75648" w:rsidRPr="00A75648" w:rsidRDefault="00A75648" w:rsidP="00A75648">
      <w:pPr>
        <w:numPr>
          <w:ilvl w:val="0"/>
          <w:numId w:val="27"/>
        </w:numPr>
        <w:jc w:val="left"/>
      </w:pPr>
      <w:r w:rsidRPr="00A75648">
        <w:rPr>
          <w:b/>
          <w:bCs/>
        </w:rPr>
        <w:t>Detectiebetrouwbaarheid</w:t>
      </w:r>
      <w:r w:rsidRPr="00A75648">
        <w:t xml:space="preserve">: Evaluatie van het solide en randen </w:t>
      </w:r>
      <w:proofErr w:type="spellStart"/>
      <w:r w:rsidRPr="00A75648">
        <w:t>mask</w:t>
      </w:r>
      <w:proofErr w:type="spellEnd"/>
      <w:r w:rsidRPr="00A75648">
        <w:t xml:space="preserve"> met planken van verschillende formaten en kwaliteiten.</w:t>
      </w:r>
    </w:p>
    <w:p w14:paraId="6797E346" w14:textId="77777777" w:rsidR="00A75648" w:rsidRDefault="00A75648" w:rsidP="00A75648">
      <w:pPr>
        <w:numPr>
          <w:ilvl w:val="0"/>
          <w:numId w:val="27"/>
        </w:numPr>
        <w:jc w:val="left"/>
      </w:pPr>
      <w:r w:rsidRPr="00A75648">
        <w:rPr>
          <w:b/>
          <w:bCs/>
        </w:rPr>
        <w:t>Opslag en verzending</w:t>
      </w:r>
      <w:r w:rsidRPr="00A75648">
        <w:t>: Controle van de data-overdracht naar de server, inclusief het genereren van zip-bestanden.</w:t>
      </w:r>
    </w:p>
    <w:p w14:paraId="6B961CCF" w14:textId="77777777" w:rsidR="00445C1E" w:rsidRPr="00A75648" w:rsidRDefault="00445C1E" w:rsidP="00445C1E">
      <w:pPr>
        <w:jc w:val="left"/>
      </w:pPr>
    </w:p>
    <w:p w14:paraId="48F6EFB0" w14:textId="77777777" w:rsidR="00A75648" w:rsidRDefault="00A75648" w:rsidP="00A75648">
      <w:pPr>
        <w:jc w:val="left"/>
      </w:pPr>
      <w:r w:rsidRPr="00A75648">
        <w:rPr>
          <w:b/>
          <w:bCs/>
        </w:rPr>
        <w:t>Resultaten</w:t>
      </w:r>
      <w:r w:rsidRPr="00A75648">
        <w:br/>
        <w:t xml:space="preserve">De tests hebben aangetoond dat het systeem in staat is om consistente beelden van hoge kwaliteit te leveren. Het solide </w:t>
      </w:r>
      <w:proofErr w:type="spellStart"/>
      <w:r w:rsidRPr="00A75648">
        <w:t>mask</w:t>
      </w:r>
      <w:proofErr w:type="spellEnd"/>
      <w:r w:rsidRPr="00A75648">
        <w:t xml:space="preserve"> functioneert correct door vals-positieve </w:t>
      </w:r>
      <w:proofErr w:type="spellStart"/>
      <w:r w:rsidRPr="00A75648">
        <w:t>detecties</w:t>
      </w:r>
      <w:proofErr w:type="spellEnd"/>
      <w:r w:rsidRPr="00A75648">
        <w:t xml:space="preserve"> te vermijden bij afwezigheid van beweging (Functioneel omschrijving, 2024, p. 12). De plankdetectie is verbeterd door het toevoegen van een </w:t>
      </w:r>
      <w:proofErr w:type="spellStart"/>
      <w:r w:rsidRPr="00A75648">
        <w:rPr>
          <w:b/>
          <w:bCs/>
        </w:rPr>
        <w:t>debounce</w:t>
      </w:r>
      <w:proofErr w:type="spellEnd"/>
      <w:r w:rsidRPr="00A75648">
        <w:rPr>
          <w:b/>
          <w:bCs/>
        </w:rPr>
        <w:t>-timer</w:t>
      </w:r>
      <w:r w:rsidRPr="00A75648">
        <w:t>, wat ervoor zorgt dat het systeem niet onnodig reageert op kleine verstoringen (Functioneel omschrijving, 2024, p. 15).</w:t>
      </w:r>
    </w:p>
    <w:p w14:paraId="78EF03F5" w14:textId="77777777" w:rsidR="00445C1E" w:rsidRPr="00A75648" w:rsidRDefault="00445C1E" w:rsidP="00A75648">
      <w:pPr>
        <w:jc w:val="left"/>
      </w:pPr>
    </w:p>
    <w:p w14:paraId="4456050F" w14:textId="77777777" w:rsidR="00A75648" w:rsidRPr="00A75648" w:rsidRDefault="00A75648" w:rsidP="00A75648">
      <w:pPr>
        <w:jc w:val="left"/>
      </w:pPr>
      <w:r w:rsidRPr="00A75648">
        <w:t>Wat goed ging:</w:t>
      </w:r>
    </w:p>
    <w:p w14:paraId="330CED49" w14:textId="77777777" w:rsidR="00A75648" w:rsidRPr="00A75648" w:rsidRDefault="00A75648" w:rsidP="00A75648">
      <w:pPr>
        <w:numPr>
          <w:ilvl w:val="0"/>
          <w:numId w:val="28"/>
        </w:numPr>
        <w:jc w:val="left"/>
      </w:pPr>
      <w:r w:rsidRPr="00A75648">
        <w:t xml:space="preserve">De configuraties van het solide en randen </w:t>
      </w:r>
      <w:proofErr w:type="spellStart"/>
      <w:r w:rsidRPr="00A75648">
        <w:t>mask</w:t>
      </w:r>
      <w:proofErr w:type="spellEnd"/>
      <w:r w:rsidRPr="00A75648">
        <w:t xml:space="preserve"> leverden betrouwbare resultaten op bij verschillende licht- en omgevingsomstandigheden.</w:t>
      </w:r>
    </w:p>
    <w:p w14:paraId="11F7E562" w14:textId="77777777" w:rsidR="00A75648" w:rsidRDefault="00A75648" w:rsidP="00A75648">
      <w:pPr>
        <w:numPr>
          <w:ilvl w:val="0"/>
          <w:numId w:val="28"/>
        </w:numPr>
        <w:jc w:val="left"/>
      </w:pPr>
      <w:r w:rsidRPr="00A75648">
        <w:t>De opslag- en verzendfunctionaliteit werkte zoals bedoeld, met foutloze communicatie met de server.</w:t>
      </w:r>
    </w:p>
    <w:p w14:paraId="0071388F" w14:textId="77777777" w:rsidR="00445C1E" w:rsidRPr="00A75648" w:rsidRDefault="00445C1E" w:rsidP="00445C1E">
      <w:pPr>
        <w:ind w:left="360"/>
        <w:jc w:val="left"/>
      </w:pPr>
    </w:p>
    <w:p w14:paraId="6E27AE99" w14:textId="77777777" w:rsidR="00A75648" w:rsidRPr="00A75648" w:rsidRDefault="00A75648" w:rsidP="00A75648">
      <w:pPr>
        <w:jc w:val="left"/>
      </w:pPr>
      <w:r w:rsidRPr="00A75648">
        <w:t>Wat beter kan:</w:t>
      </w:r>
    </w:p>
    <w:p w14:paraId="03622729" w14:textId="77777777" w:rsidR="00A75648" w:rsidRDefault="00A75648" w:rsidP="00A75648">
      <w:pPr>
        <w:numPr>
          <w:ilvl w:val="0"/>
          <w:numId w:val="29"/>
        </w:numPr>
        <w:jc w:val="left"/>
      </w:pPr>
      <w:r w:rsidRPr="00A75648">
        <w:t>Bij enkele tests waren de achtergrondmodellen niet optimaal, wat leidde tot minder nauwkeurige detectie in dynamische lichtomstandigheden. Dit kan worden verbeterd door automatische achtergrondupdates te implementeren (Functioneel omschrijving, 2024, p. 14).</w:t>
      </w:r>
    </w:p>
    <w:p w14:paraId="44E0CA02" w14:textId="77777777" w:rsidR="00445C1E" w:rsidRPr="00A75648" w:rsidRDefault="00445C1E" w:rsidP="00445C1E">
      <w:pPr>
        <w:jc w:val="left"/>
      </w:pPr>
    </w:p>
    <w:p w14:paraId="1BBA7E03" w14:textId="77777777" w:rsidR="00445C1E" w:rsidRDefault="00445C1E" w:rsidP="00445C1E">
      <w:pPr>
        <w:jc w:val="left"/>
        <w:rPr>
          <w:b/>
          <w:bCs/>
        </w:rPr>
      </w:pPr>
    </w:p>
    <w:p w14:paraId="5BBDA8CA" w14:textId="77777777" w:rsidR="00445C1E" w:rsidRDefault="00445C1E" w:rsidP="00445C1E">
      <w:pPr>
        <w:jc w:val="left"/>
        <w:rPr>
          <w:b/>
          <w:bCs/>
        </w:rPr>
      </w:pPr>
    </w:p>
    <w:p w14:paraId="49C293E8" w14:textId="77777777" w:rsidR="00445C1E" w:rsidRDefault="00445C1E" w:rsidP="00445C1E">
      <w:pPr>
        <w:jc w:val="left"/>
        <w:rPr>
          <w:b/>
          <w:bCs/>
        </w:rPr>
      </w:pPr>
    </w:p>
    <w:p w14:paraId="4B77386A" w14:textId="77777777" w:rsidR="00445C1E" w:rsidRDefault="00445C1E" w:rsidP="00445C1E">
      <w:pPr>
        <w:jc w:val="left"/>
        <w:rPr>
          <w:b/>
          <w:bCs/>
        </w:rPr>
      </w:pPr>
    </w:p>
    <w:p w14:paraId="678501DF" w14:textId="37BC1818" w:rsidR="00A75648" w:rsidRPr="00A75648" w:rsidRDefault="00A75648" w:rsidP="00445C1E">
      <w:pPr>
        <w:pStyle w:val="Kop2"/>
      </w:pPr>
      <w:bookmarkStart w:id="42" w:name="_Toc187595018"/>
      <w:r w:rsidRPr="00A75648">
        <w:lastRenderedPageBreak/>
        <w:t>Bereikte doelen</w:t>
      </w:r>
      <w:bookmarkEnd w:id="42"/>
    </w:p>
    <w:p w14:paraId="74A5A7C4" w14:textId="77777777" w:rsidR="00A75648" w:rsidRPr="00A75648" w:rsidRDefault="00A75648" w:rsidP="00A75648">
      <w:pPr>
        <w:jc w:val="left"/>
      </w:pPr>
      <w:r w:rsidRPr="00A75648">
        <w:t>Het belangrijkste doel, het ontwikkelen van een werkend prototype voor plankdetectie en dataverzameling, is bereikt. De installatie van de hardware en software is succesvol afgerond, en het systeem functioneert betrouwbaar onder realistische omstandigheden. Echter, het systeem is nog niet volledig geautomatiseerd en verdere stappen zijn nodig om de gewenste situatie volledig te realiseren.</w:t>
      </w:r>
    </w:p>
    <w:p w14:paraId="6D85AACA" w14:textId="77777777" w:rsidR="004F7E40" w:rsidRDefault="004F7E40" w:rsidP="004F7E40">
      <w:pPr>
        <w:jc w:val="left"/>
        <w:rPr>
          <w:b/>
          <w:bCs/>
        </w:rPr>
      </w:pPr>
    </w:p>
    <w:p w14:paraId="12220FA7" w14:textId="6EB9EB52" w:rsidR="00A75648" w:rsidRPr="00A75648" w:rsidRDefault="00A75648" w:rsidP="004F7E40">
      <w:pPr>
        <w:pStyle w:val="Kop2"/>
      </w:pPr>
      <w:bookmarkStart w:id="43" w:name="_Toc187595019"/>
      <w:r w:rsidRPr="00A75648">
        <w:t>Aanvullende acties</w:t>
      </w:r>
      <w:bookmarkEnd w:id="43"/>
    </w:p>
    <w:p w14:paraId="3FBF407A" w14:textId="77777777" w:rsidR="00A75648" w:rsidRDefault="00A75648" w:rsidP="00A75648">
      <w:pPr>
        <w:jc w:val="left"/>
      </w:pPr>
      <w:r w:rsidRPr="00A75648">
        <w:t>Om het systeem verder te ontwikkelen, worden de volgende acties aanbevolen:</w:t>
      </w:r>
    </w:p>
    <w:p w14:paraId="0ED8D394" w14:textId="77777777" w:rsidR="004F7E40" w:rsidRPr="00A75648" w:rsidRDefault="004F7E40" w:rsidP="00A75648">
      <w:pPr>
        <w:jc w:val="left"/>
      </w:pPr>
    </w:p>
    <w:p w14:paraId="271954C0" w14:textId="77777777" w:rsidR="00A75648" w:rsidRDefault="00A75648" w:rsidP="00A75648">
      <w:pPr>
        <w:numPr>
          <w:ilvl w:val="0"/>
          <w:numId w:val="30"/>
        </w:numPr>
        <w:jc w:val="left"/>
      </w:pPr>
      <w:r w:rsidRPr="00A75648">
        <w:rPr>
          <w:b/>
          <w:bCs/>
        </w:rPr>
        <w:t>Data-uitbreiding</w:t>
      </w:r>
      <w:r w:rsidRPr="00A75648">
        <w:t xml:space="preserve">: Verzamel meer beelden van verschillende plankkwaliteiten en gebruik deze data om een machine </w:t>
      </w:r>
      <w:proofErr w:type="spellStart"/>
      <w:r w:rsidRPr="00A75648">
        <w:t>learning</w:t>
      </w:r>
      <w:proofErr w:type="spellEnd"/>
      <w:r w:rsidRPr="00A75648">
        <w:t>-model te trainen.</w:t>
      </w:r>
    </w:p>
    <w:p w14:paraId="5006A359" w14:textId="77777777" w:rsidR="004F7E40" w:rsidRPr="00A75648" w:rsidRDefault="004F7E40" w:rsidP="004F7E40">
      <w:pPr>
        <w:ind w:left="720"/>
        <w:jc w:val="left"/>
      </w:pPr>
    </w:p>
    <w:p w14:paraId="11D507B8" w14:textId="77777777" w:rsidR="00A75648" w:rsidRDefault="00A75648" w:rsidP="00A75648">
      <w:pPr>
        <w:numPr>
          <w:ilvl w:val="0"/>
          <w:numId w:val="30"/>
        </w:numPr>
        <w:jc w:val="left"/>
      </w:pPr>
      <w:r w:rsidRPr="00A75648">
        <w:rPr>
          <w:b/>
          <w:bCs/>
        </w:rPr>
        <w:t>Systeemoptimalisatie</w:t>
      </w:r>
      <w:r w:rsidRPr="00A75648">
        <w:t>: Implementeer dynamische achtergrondupdates en verbeter de fysieke stabiliteit van de hardware.</w:t>
      </w:r>
    </w:p>
    <w:p w14:paraId="5E732B0A" w14:textId="77777777" w:rsidR="004F7E40" w:rsidRDefault="004F7E40" w:rsidP="004F7E40">
      <w:pPr>
        <w:pStyle w:val="Lijstalinea"/>
      </w:pPr>
    </w:p>
    <w:p w14:paraId="2D8EE851" w14:textId="77777777" w:rsidR="004F7E40" w:rsidRPr="00A75648" w:rsidRDefault="004F7E40" w:rsidP="004F7E40">
      <w:pPr>
        <w:ind w:left="720"/>
        <w:jc w:val="left"/>
      </w:pPr>
    </w:p>
    <w:p w14:paraId="59C52334" w14:textId="133023CA" w:rsidR="00A75648" w:rsidRPr="00B67DD7" w:rsidRDefault="00A75648" w:rsidP="00A75648">
      <w:pPr>
        <w:numPr>
          <w:ilvl w:val="0"/>
          <w:numId w:val="30"/>
        </w:numPr>
        <w:jc w:val="left"/>
      </w:pPr>
      <w:r w:rsidRPr="00A75648">
        <w:rPr>
          <w:b/>
          <w:bCs/>
        </w:rPr>
        <w:t>Integratie in de productielijn</w:t>
      </w:r>
      <w:r w:rsidRPr="00A75648">
        <w:t xml:space="preserve">: Ontwikkel een mechanisch sorteersysteem dat de output van het machine </w:t>
      </w:r>
      <w:proofErr w:type="spellStart"/>
      <w:r w:rsidRPr="00A75648">
        <w:t>learning</w:t>
      </w:r>
      <w:proofErr w:type="spellEnd"/>
      <w:r w:rsidRPr="00A75648">
        <w:t>-model kan gebruiken om planken fysiek te sorteren.</w:t>
      </w:r>
    </w:p>
    <w:p w14:paraId="749B9352" w14:textId="77777777" w:rsidR="00BB14B1" w:rsidRPr="00B661A2" w:rsidRDefault="00BB14B1" w:rsidP="001D2BF9">
      <w:pPr>
        <w:pStyle w:val="Kop1"/>
        <w:ind w:left="432"/>
      </w:pPr>
      <w:bookmarkStart w:id="44" w:name="_Toc138744283"/>
      <w:bookmarkStart w:id="45" w:name="_Toc176859670"/>
      <w:bookmarkStart w:id="46" w:name="_Toc187595020"/>
      <w:r w:rsidRPr="00B661A2">
        <w:lastRenderedPageBreak/>
        <w:t>Beheer</w:t>
      </w:r>
      <w:bookmarkEnd w:id="44"/>
      <w:bookmarkEnd w:id="45"/>
      <w:bookmarkEnd w:id="46"/>
    </w:p>
    <w:p w14:paraId="79D4B523" w14:textId="77777777" w:rsidR="00202225" w:rsidRDefault="00202225" w:rsidP="00202225">
      <w:pPr>
        <w:jc w:val="left"/>
      </w:pPr>
      <w:r w:rsidRPr="00202225">
        <w:t>Het onderhoud van het systeem is essentieel om de prestaties en betrouwbaarheid op lange termijn te garanderen. Op basis van de risico’s geïdentificeerd in de FMEA zijn de volgende onderhoudsacties opgesteld:</w:t>
      </w:r>
    </w:p>
    <w:p w14:paraId="77B54228" w14:textId="77777777" w:rsidR="00202225" w:rsidRPr="00202225" w:rsidRDefault="00202225" w:rsidP="00202225">
      <w:pPr>
        <w:jc w:val="left"/>
      </w:pPr>
    </w:p>
    <w:p w14:paraId="7035F1E7" w14:textId="3D375E5A" w:rsidR="00202225" w:rsidRDefault="00202225" w:rsidP="00202225">
      <w:pPr>
        <w:numPr>
          <w:ilvl w:val="0"/>
          <w:numId w:val="31"/>
        </w:numPr>
        <w:jc w:val="left"/>
      </w:pPr>
      <w:r w:rsidRPr="00202225">
        <w:rPr>
          <w:b/>
          <w:bCs/>
        </w:rPr>
        <w:t>Visuele inspectie en logbestanden controleren</w:t>
      </w:r>
      <w:r w:rsidRPr="00202225">
        <w:br/>
        <w:t xml:space="preserve">Regelmatige inspecties van de camera en de </w:t>
      </w:r>
      <w:proofErr w:type="spellStart"/>
      <w:r w:rsidRPr="00202225">
        <w:t>Raspberry</w:t>
      </w:r>
      <w:proofErr w:type="spellEnd"/>
      <w:r w:rsidRPr="00202225">
        <w:t xml:space="preserve"> Pi zijn nodig om ervoor te zorgen dat planken correct worden gedetecteerd en vastgelegd. Eventuele afwijkingen in de beelden of detectie kunnen worden opgespoord door de logbestanden te analyseren (FMEA, detectie van planken).</w:t>
      </w:r>
    </w:p>
    <w:p w14:paraId="50259D0E" w14:textId="77777777" w:rsidR="00202225" w:rsidRPr="00202225" w:rsidRDefault="00202225" w:rsidP="00202225">
      <w:pPr>
        <w:ind w:left="720"/>
        <w:jc w:val="left"/>
      </w:pPr>
    </w:p>
    <w:p w14:paraId="608E243A" w14:textId="2FB7E776" w:rsidR="00202225" w:rsidRDefault="00202225" w:rsidP="00202225">
      <w:pPr>
        <w:numPr>
          <w:ilvl w:val="0"/>
          <w:numId w:val="31"/>
        </w:numPr>
        <w:jc w:val="left"/>
      </w:pPr>
      <w:r w:rsidRPr="00202225">
        <w:rPr>
          <w:b/>
          <w:bCs/>
        </w:rPr>
        <w:t>Behuizing en omgevingsbescherming</w:t>
      </w:r>
      <w:r w:rsidRPr="00202225">
        <w:br/>
        <w:t xml:space="preserve">De behuizing van de camera en </w:t>
      </w:r>
      <w:proofErr w:type="spellStart"/>
      <w:r w:rsidRPr="00202225">
        <w:t>Raspberry</w:t>
      </w:r>
      <w:proofErr w:type="spellEnd"/>
      <w:r w:rsidRPr="00202225">
        <w:t xml:space="preserve"> Pi moet regelmatig worden gecontroleerd op vocht en stof. Afdichtingen en filters moeten worden onderhouden en indien nodig vervangen, vooral in vochtige werkomgevingen. Dit voorkomt corrosie en kortsluiting (FMEA, behuizing).</w:t>
      </w:r>
    </w:p>
    <w:p w14:paraId="005CBDD9" w14:textId="77777777" w:rsidR="00202225" w:rsidRPr="00202225" w:rsidRDefault="00202225" w:rsidP="00202225">
      <w:pPr>
        <w:jc w:val="left"/>
      </w:pPr>
    </w:p>
    <w:p w14:paraId="4810A1E8" w14:textId="6F722425" w:rsidR="00202225" w:rsidRDefault="00202225" w:rsidP="00202225">
      <w:pPr>
        <w:numPr>
          <w:ilvl w:val="0"/>
          <w:numId w:val="31"/>
        </w:numPr>
        <w:jc w:val="left"/>
      </w:pPr>
      <w:r w:rsidRPr="00202225">
        <w:rPr>
          <w:b/>
          <w:bCs/>
        </w:rPr>
        <w:t>Servercapaciteit monitoren</w:t>
      </w:r>
      <w:r w:rsidRPr="00202225">
        <w:br/>
        <w:t>De serverruimte moet voortdurend worden gemonitord om te voorkomen dat opslagcapaciteit vol raakt. Automatische waarschuwingen kunnen helpen om tijdig in te grijpen en gegevensverlies te voorkomen (FMEA, serveropslag).</w:t>
      </w:r>
    </w:p>
    <w:p w14:paraId="0E9A25F0" w14:textId="77777777" w:rsidR="00202225" w:rsidRPr="00202225" w:rsidRDefault="00202225" w:rsidP="00202225">
      <w:pPr>
        <w:jc w:val="left"/>
      </w:pPr>
    </w:p>
    <w:p w14:paraId="41201D25" w14:textId="5237D461" w:rsidR="00202225" w:rsidRDefault="00202225" w:rsidP="00202225">
      <w:pPr>
        <w:numPr>
          <w:ilvl w:val="0"/>
          <w:numId w:val="31"/>
        </w:numPr>
        <w:jc w:val="left"/>
      </w:pPr>
      <w:r w:rsidRPr="00202225">
        <w:rPr>
          <w:b/>
          <w:bCs/>
        </w:rPr>
        <w:t>Netwerkverbinding en communicatie</w:t>
      </w:r>
      <w:r w:rsidRPr="00202225">
        <w:br/>
        <w:t xml:space="preserve">Het netwerk moet regelmatig worden getest op stabiliteit. Het implementeren van een </w:t>
      </w:r>
      <w:proofErr w:type="spellStart"/>
      <w:r w:rsidRPr="00202225">
        <w:t>retry</w:t>
      </w:r>
      <w:proofErr w:type="spellEnd"/>
      <w:r w:rsidRPr="00202225">
        <w:t>-methode kan helpen om uploads te voltooien bij tijdelijke storingen (FMEA, netwerkcommunicatie).</w:t>
      </w:r>
    </w:p>
    <w:p w14:paraId="55D70CEC" w14:textId="77777777" w:rsidR="00202225" w:rsidRPr="00202225" w:rsidRDefault="00202225" w:rsidP="00202225">
      <w:pPr>
        <w:jc w:val="left"/>
      </w:pPr>
    </w:p>
    <w:p w14:paraId="080AE272" w14:textId="42DB631B" w:rsidR="00202225" w:rsidRDefault="00202225" w:rsidP="00202225">
      <w:pPr>
        <w:numPr>
          <w:ilvl w:val="0"/>
          <w:numId w:val="31"/>
        </w:numPr>
        <w:jc w:val="left"/>
      </w:pPr>
      <w:r w:rsidRPr="00202225">
        <w:rPr>
          <w:b/>
          <w:bCs/>
        </w:rPr>
        <w:t xml:space="preserve">Ventilatie en koeling van de </w:t>
      </w:r>
      <w:proofErr w:type="spellStart"/>
      <w:r w:rsidRPr="00202225">
        <w:rPr>
          <w:b/>
          <w:bCs/>
        </w:rPr>
        <w:t>Raspberry</w:t>
      </w:r>
      <w:proofErr w:type="spellEnd"/>
      <w:r w:rsidRPr="00202225">
        <w:rPr>
          <w:b/>
          <w:bCs/>
        </w:rPr>
        <w:t xml:space="preserve"> Pi</w:t>
      </w:r>
      <w:r w:rsidRPr="00202225">
        <w:br/>
        <w:t>Om oververhitting te voorkomen, moet de ventilatie regelmatig worden gecontroleerd. Indien nodig kan een extra ventilator worden toegevoegd om de temperatuur te verlagen (FMEA, systeembeheer).</w:t>
      </w:r>
    </w:p>
    <w:p w14:paraId="756C2C84" w14:textId="77777777" w:rsidR="00202225" w:rsidRPr="00202225" w:rsidRDefault="00202225" w:rsidP="00202225">
      <w:pPr>
        <w:jc w:val="left"/>
      </w:pPr>
    </w:p>
    <w:p w14:paraId="249DE643" w14:textId="5D3D0146" w:rsidR="00202225" w:rsidRPr="00202225" w:rsidRDefault="00202225" w:rsidP="00202225">
      <w:pPr>
        <w:pStyle w:val="Kop2"/>
      </w:pPr>
      <w:bookmarkStart w:id="47" w:name="_Toc187595021"/>
      <w:r w:rsidRPr="00202225">
        <w:t>Gebruikershandleiding</w:t>
      </w:r>
      <w:bookmarkEnd w:id="47"/>
    </w:p>
    <w:p w14:paraId="7F7794B8" w14:textId="2B04ED37" w:rsidR="00202225" w:rsidRDefault="00202225" w:rsidP="00202225">
      <w:pPr>
        <w:jc w:val="left"/>
      </w:pPr>
      <w:r w:rsidRPr="00202225">
        <w:t>Een gebruikershandleiding is opgesteld om operators te ondersteunen bij het gebruik van het systeem. De handleiding bevat:</w:t>
      </w:r>
    </w:p>
    <w:p w14:paraId="5083F50C" w14:textId="77777777" w:rsidR="00202225" w:rsidRPr="00202225" w:rsidRDefault="00202225" w:rsidP="00202225">
      <w:pPr>
        <w:jc w:val="left"/>
      </w:pPr>
    </w:p>
    <w:p w14:paraId="44CAA2F8" w14:textId="48E690E0" w:rsidR="00202225" w:rsidRPr="00202225" w:rsidRDefault="00202225" w:rsidP="00202225">
      <w:pPr>
        <w:numPr>
          <w:ilvl w:val="0"/>
          <w:numId w:val="32"/>
        </w:numPr>
        <w:jc w:val="left"/>
      </w:pPr>
      <w:r w:rsidRPr="00202225">
        <w:t>Instructies voor het starten en stoppen van het systeem</w:t>
      </w:r>
      <w:r w:rsidR="006712CD">
        <w:t xml:space="preserve"> </w:t>
      </w:r>
      <w:r w:rsidR="006712CD" w:rsidRPr="00A75648">
        <w:t xml:space="preserve">(Functioneel omschrijving, 2024, p. </w:t>
      </w:r>
      <w:r w:rsidR="006A1A4C">
        <w:t xml:space="preserve">8, </w:t>
      </w:r>
      <w:r w:rsidR="006A1A4C" w:rsidRPr="006A1A4C">
        <w:t>Overzicht van de Serverfunctionaliteiten en Beeldverwerking</w:t>
      </w:r>
      <w:r w:rsidR="006712CD" w:rsidRPr="00A75648">
        <w:t>).</w:t>
      </w:r>
    </w:p>
    <w:p w14:paraId="2CDAE32E" w14:textId="15205B96" w:rsidR="00202225" w:rsidRPr="00202225" w:rsidRDefault="00202225" w:rsidP="00202225">
      <w:pPr>
        <w:numPr>
          <w:ilvl w:val="0"/>
          <w:numId w:val="32"/>
        </w:numPr>
        <w:jc w:val="left"/>
      </w:pPr>
      <w:r w:rsidRPr="00202225">
        <w:t xml:space="preserve">Uitleg over het labelen van planken via de </w:t>
      </w:r>
      <w:proofErr w:type="spellStart"/>
      <w:r w:rsidRPr="00202225">
        <w:t>webinterface</w:t>
      </w:r>
      <w:proofErr w:type="spellEnd"/>
      <w:r w:rsidRPr="00202225">
        <w:t xml:space="preserve"> en hoe fouten handmatig kunnen worden gecorrigeerd (FMEA, gebruikersinterface).</w:t>
      </w:r>
    </w:p>
    <w:p w14:paraId="5B36A32B" w14:textId="64E6E514" w:rsidR="00202225" w:rsidRPr="00C50E57" w:rsidRDefault="00202225" w:rsidP="00202225">
      <w:pPr>
        <w:numPr>
          <w:ilvl w:val="0"/>
          <w:numId w:val="32"/>
        </w:numPr>
        <w:jc w:val="left"/>
      </w:pPr>
      <w:r w:rsidRPr="00202225">
        <w:t>Procedures voor het rapporteren van problemen en het uitvoeren van basisinspecties.</w:t>
      </w:r>
    </w:p>
    <w:p w14:paraId="0B1834E0" w14:textId="5A1E9438" w:rsidR="00202225" w:rsidRPr="00202225" w:rsidRDefault="00202225" w:rsidP="00202225">
      <w:pPr>
        <w:pStyle w:val="Kop2"/>
      </w:pPr>
      <w:bookmarkStart w:id="48" w:name="_Toc187595022"/>
      <w:r w:rsidRPr="00202225">
        <w:t>Training en ondersteuning</w:t>
      </w:r>
      <w:bookmarkEnd w:id="48"/>
    </w:p>
    <w:p w14:paraId="3AB13776" w14:textId="77777777" w:rsidR="00202225" w:rsidRPr="00202225" w:rsidRDefault="00202225" w:rsidP="00202225">
      <w:pPr>
        <w:jc w:val="left"/>
      </w:pPr>
      <w:r w:rsidRPr="00202225">
        <w:t>Operators hebben een training ontvangen over het correct gebruiken van het systeem. De training omvat:</w:t>
      </w:r>
    </w:p>
    <w:p w14:paraId="3BA98BA6" w14:textId="77777777" w:rsidR="00202225" w:rsidRPr="00202225" w:rsidRDefault="00202225" w:rsidP="00202225">
      <w:pPr>
        <w:numPr>
          <w:ilvl w:val="0"/>
          <w:numId w:val="33"/>
        </w:numPr>
        <w:jc w:val="left"/>
      </w:pPr>
      <w:r w:rsidRPr="00202225">
        <w:t xml:space="preserve">Basiskennis over de werking van de camera en </w:t>
      </w:r>
      <w:proofErr w:type="spellStart"/>
      <w:r w:rsidRPr="00202225">
        <w:t>Raspberry</w:t>
      </w:r>
      <w:proofErr w:type="spellEnd"/>
      <w:r w:rsidRPr="00202225">
        <w:t xml:space="preserve"> Pi.</w:t>
      </w:r>
    </w:p>
    <w:p w14:paraId="725F3AB7" w14:textId="77777777" w:rsidR="00202225" w:rsidRPr="00202225" w:rsidRDefault="00202225" w:rsidP="00202225">
      <w:pPr>
        <w:numPr>
          <w:ilvl w:val="0"/>
          <w:numId w:val="33"/>
        </w:numPr>
        <w:jc w:val="left"/>
      </w:pPr>
      <w:r w:rsidRPr="00202225">
        <w:t xml:space="preserve">Het gebruik van de </w:t>
      </w:r>
      <w:proofErr w:type="spellStart"/>
      <w:r w:rsidRPr="00202225">
        <w:t>webinterface</w:t>
      </w:r>
      <w:proofErr w:type="spellEnd"/>
      <w:r w:rsidRPr="00202225">
        <w:t xml:space="preserve"> voor het labelen van planken.</w:t>
      </w:r>
    </w:p>
    <w:p w14:paraId="4A5C6F66" w14:textId="77777777" w:rsidR="00202225" w:rsidRPr="00202225" w:rsidRDefault="00202225" w:rsidP="00202225">
      <w:pPr>
        <w:numPr>
          <w:ilvl w:val="0"/>
          <w:numId w:val="33"/>
        </w:numPr>
        <w:jc w:val="left"/>
      </w:pPr>
      <w:r w:rsidRPr="00202225">
        <w:t>Identificatie van veelvoorkomende fouten en hoe deze te verhelpen.</w:t>
      </w:r>
    </w:p>
    <w:p w14:paraId="0F056B37" w14:textId="77777777" w:rsidR="00202225" w:rsidRDefault="00202225" w:rsidP="00202225">
      <w:pPr>
        <w:jc w:val="left"/>
        <w:rPr>
          <w:b/>
          <w:bCs/>
        </w:rPr>
      </w:pPr>
    </w:p>
    <w:p w14:paraId="23F8356B" w14:textId="77777777" w:rsidR="00202225" w:rsidRDefault="00202225" w:rsidP="00202225">
      <w:pPr>
        <w:jc w:val="left"/>
        <w:rPr>
          <w:b/>
          <w:bCs/>
        </w:rPr>
      </w:pPr>
    </w:p>
    <w:p w14:paraId="115FC3B0" w14:textId="77777777" w:rsidR="004D578A" w:rsidRDefault="004D578A" w:rsidP="00202225">
      <w:pPr>
        <w:jc w:val="left"/>
        <w:rPr>
          <w:b/>
          <w:bCs/>
        </w:rPr>
      </w:pPr>
    </w:p>
    <w:p w14:paraId="407DB09E" w14:textId="77777777" w:rsidR="00202225" w:rsidRDefault="00202225" w:rsidP="00202225">
      <w:pPr>
        <w:jc w:val="left"/>
        <w:rPr>
          <w:b/>
          <w:bCs/>
        </w:rPr>
      </w:pPr>
    </w:p>
    <w:p w14:paraId="572A6BB4" w14:textId="5ED0E59C" w:rsidR="00202225" w:rsidRPr="00202225" w:rsidRDefault="00202225" w:rsidP="00202225">
      <w:pPr>
        <w:pStyle w:val="Kop2"/>
      </w:pPr>
      <w:bookmarkStart w:id="49" w:name="_Toc187595023"/>
      <w:r w:rsidRPr="00202225">
        <w:lastRenderedPageBreak/>
        <w:t>Beheersorganisatie</w:t>
      </w:r>
      <w:bookmarkEnd w:id="49"/>
    </w:p>
    <w:p w14:paraId="1172B574" w14:textId="77777777" w:rsidR="00202225" w:rsidRPr="00202225" w:rsidRDefault="00202225" w:rsidP="00202225">
      <w:pPr>
        <w:jc w:val="left"/>
      </w:pPr>
      <w:r w:rsidRPr="00202225">
        <w:t>Het systeem is overgedragen aan de beheerorganisatie, waarbij alle benodigde documenten, zoals de gebruikershandleiding en het onderhoudsplan, zijn meegeleverd. Voor geavanceerde ondersteuning, zoals software-updates en probleemoplossing, blijft het ontwikkelteam beschikbaar.</w:t>
      </w:r>
    </w:p>
    <w:p w14:paraId="69A61EDC" w14:textId="77777777" w:rsidR="00202225" w:rsidRDefault="00202225" w:rsidP="00202225">
      <w:pPr>
        <w:jc w:val="left"/>
        <w:rPr>
          <w:b/>
          <w:bCs/>
        </w:rPr>
      </w:pPr>
    </w:p>
    <w:p w14:paraId="78A7ED8B" w14:textId="5401F1CD" w:rsidR="00202225" w:rsidRPr="00202225" w:rsidRDefault="00202225" w:rsidP="00202225">
      <w:pPr>
        <w:pStyle w:val="Kop2"/>
      </w:pPr>
      <w:bookmarkStart w:id="50" w:name="_Toc187595024"/>
      <w:r w:rsidRPr="00202225">
        <w:t>Risico’s en acties</w:t>
      </w:r>
      <w:bookmarkEnd w:id="50"/>
    </w:p>
    <w:p w14:paraId="5D50D57F" w14:textId="77777777" w:rsidR="00202225" w:rsidRDefault="00202225" w:rsidP="00202225">
      <w:pPr>
        <w:jc w:val="left"/>
      </w:pPr>
      <w:r w:rsidRPr="00202225">
        <w:t>Op basis van de FMEA zijn de belangrijkste risico’s geïdentificeerd en aangepakt:</w:t>
      </w:r>
    </w:p>
    <w:p w14:paraId="69764A2F" w14:textId="77777777" w:rsidR="00202225" w:rsidRPr="00202225" w:rsidRDefault="00202225" w:rsidP="00202225">
      <w:pPr>
        <w:jc w:val="left"/>
      </w:pPr>
    </w:p>
    <w:p w14:paraId="011B477A" w14:textId="77777777" w:rsidR="00202225" w:rsidRDefault="00202225" w:rsidP="00202225">
      <w:pPr>
        <w:numPr>
          <w:ilvl w:val="0"/>
          <w:numId w:val="34"/>
        </w:numPr>
        <w:jc w:val="left"/>
      </w:pPr>
      <w:r w:rsidRPr="00202225">
        <w:rPr>
          <w:b/>
          <w:bCs/>
        </w:rPr>
        <w:t>Belichting en beeldkwaliteit</w:t>
      </w:r>
      <w:r w:rsidRPr="00202225">
        <w:t xml:space="preserve">: Regelmatige controle van de </w:t>
      </w:r>
      <w:proofErr w:type="spellStart"/>
      <w:r w:rsidRPr="00202225">
        <w:t>LED-verlichting</w:t>
      </w:r>
      <w:proofErr w:type="spellEnd"/>
      <w:r w:rsidRPr="00202225">
        <w:t xml:space="preserve"> en het schoonhouden van de lens voorkomt onscherpe beelden (FMEA, beeldkwaliteit, risicogetal 36).</w:t>
      </w:r>
    </w:p>
    <w:p w14:paraId="3F44FF5A" w14:textId="77777777" w:rsidR="00202225" w:rsidRPr="00202225" w:rsidRDefault="00202225" w:rsidP="00202225">
      <w:pPr>
        <w:ind w:left="720"/>
        <w:jc w:val="left"/>
      </w:pPr>
    </w:p>
    <w:p w14:paraId="2B8AD64F" w14:textId="0128CFA9" w:rsidR="00202225" w:rsidRPr="00202225" w:rsidRDefault="00202225" w:rsidP="00202225">
      <w:pPr>
        <w:numPr>
          <w:ilvl w:val="0"/>
          <w:numId w:val="34"/>
        </w:numPr>
        <w:jc w:val="left"/>
      </w:pPr>
      <w:r w:rsidRPr="00202225">
        <w:rPr>
          <w:b/>
          <w:bCs/>
        </w:rPr>
        <w:t>Stroomvoorziening</w:t>
      </w:r>
      <w:r w:rsidRPr="00202225">
        <w:t>: Een UPS (</w:t>
      </w:r>
      <w:proofErr w:type="spellStart"/>
      <w:r w:rsidRPr="00202225">
        <w:t>Uninterruptible</w:t>
      </w:r>
      <w:proofErr w:type="spellEnd"/>
      <w:r w:rsidRPr="00202225">
        <w:t xml:space="preserve"> Power Supply) is aanbevolen om stroomuitval en dataverlies te voorkomen (FMEA, stroomvoorziening, risicogetal 30).</w:t>
      </w:r>
    </w:p>
    <w:p w14:paraId="1F130482" w14:textId="77777777" w:rsidR="00BB14B1" w:rsidRPr="0064029A" w:rsidRDefault="00BB14B1" w:rsidP="001D2BF9">
      <w:pPr>
        <w:pStyle w:val="Kop1"/>
        <w:ind w:left="432"/>
      </w:pPr>
      <w:bookmarkStart w:id="51" w:name="_Toc138744284"/>
      <w:bookmarkStart w:id="52" w:name="_Toc176859671"/>
      <w:bookmarkStart w:id="53" w:name="_Toc187595025"/>
      <w:r w:rsidRPr="0064029A">
        <w:lastRenderedPageBreak/>
        <w:t>Conclusie en advies</w:t>
      </w:r>
      <w:bookmarkEnd w:id="51"/>
      <w:bookmarkEnd w:id="52"/>
      <w:bookmarkEnd w:id="53"/>
    </w:p>
    <w:p w14:paraId="285AE764" w14:textId="77777777" w:rsidR="00BB14B1" w:rsidRPr="0064029A" w:rsidRDefault="00BB14B1" w:rsidP="00F9147D">
      <w:pPr>
        <w:pStyle w:val="Kop2"/>
      </w:pPr>
      <w:bookmarkStart w:id="54" w:name="_Toc55377137"/>
      <w:bookmarkStart w:id="55" w:name="_Toc138744285"/>
      <w:bookmarkStart w:id="56" w:name="_Toc176859672"/>
      <w:bookmarkStart w:id="57" w:name="_Toc187595026"/>
      <w:r w:rsidRPr="0064029A">
        <w:t>Conclusie</w:t>
      </w:r>
      <w:bookmarkEnd w:id="54"/>
      <w:bookmarkEnd w:id="55"/>
      <w:bookmarkEnd w:id="56"/>
      <w:bookmarkEnd w:id="57"/>
    </w:p>
    <w:p w14:paraId="714A517F" w14:textId="77777777" w:rsidR="00A312EA" w:rsidRDefault="00A312EA" w:rsidP="00A312EA">
      <w:bookmarkStart w:id="58" w:name="_Toc55377138"/>
      <w:r w:rsidRPr="00A312EA">
        <w:t xml:space="preserve">Het project heeft aangetoond dat een geautomatiseerd sorteersysteem voor houten planken technisch haalbaar is met de huidige technologieën. Het ontwikkelde prototype, bestaande uit een </w:t>
      </w:r>
      <w:proofErr w:type="spellStart"/>
      <w:r w:rsidRPr="00A312EA">
        <w:t>Raspberry</w:t>
      </w:r>
      <w:proofErr w:type="spellEnd"/>
      <w:r w:rsidRPr="00A312EA">
        <w:t xml:space="preserve"> Pi 5 en een Camera Module 3, heeft een solide basis gelegd voor verdere ontwikkeling. Door de integratie van een afgedekte box met </w:t>
      </w:r>
      <w:proofErr w:type="spellStart"/>
      <w:r w:rsidRPr="00A312EA">
        <w:t>LED-verlichting</w:t>
      </w:r>
      <w:proofErr w:type="spellEnd"/>
      <w:r w:rsidRPr="00A312EA">
        <w:t xml:space="preserve"> zijn consistente en hoogwaardige beelden gegenereerd, wat essentieel is voor het trainen van een machine </w:t>
      </w:r>
      <w:proofErr w:type="spellStart"/>
      <w:r w:rsidRPr="00A312EA">
        <w:t>learning</w:t>
      </w:r>
      <w:proofErr w:type="spellEnd"/>
      <w:r w:rsidRPr="00A312EA">
        <w:t>-model. Het systeem detecteert planken betrouwbaar en verzamelt data die direct bruikbaar is voor verdere analyse.</w:t>
      </w:r>
    </w:p>
    <w:p w14:paraId="4B23C56F" w14:textId="77777777" w:rsidR="00A312EA" w:rsidRPr="00A312EA" w:rsidRDefault="00A312EA" w:rsidP="00A312EA"/>
    <w:p w14:paraId="4B256741" w14:textId="77777777" w:rsidR="00A312EA" w:rsidRDefault="00A312EA" w:rsidP="00A312EA">
      <w:r w:rsidRPr="00A312EA">
        <w:t>Tijdens het project zijn belangrijke stappen gezet in het begrijpen van de technische en functionele eisen voor een volledig geautomatiseerd sorteersysteem. De verzamelde data geeft inzicht in de visuele kenmerken van planken, zoals kleur, noesten en textuur, die essentieel zijn voor kwaliteitsclassificatie. De opstelling toont aan dat het mogelijk is om planken automatisch te fotograferen en op te slaan zonder handmatige tussenkomst, wat een belangrijke stap is richting volledige automatisering.</w:t>
      </w:r>
    </w:p>
    <w:p w14:paraId="38CBC984" w14:textId="77777777" w:rsidR="00A312EA" w:rsidRPr="00A312EA" w:rsidRDefault="00A312EA" w:rsidP="00A312EA"/>
    <w:p w14:paraId="74F6F4AA" w14:textId="77777777" w:rsidR="00A312EA" w:rsidRDefault="00A312EA" w:rsidP="00A312EA">
      <w:r w:rsidRPr="00A312EA">
        <w:t xml:space="preserve">Het gebruik van </w:t>
      </w:r>
      <w:proofErr w:type="spellStart"/>
      <w:r w:rsidRPr="00A312EA">
        <w:t>convolutional</w:t>
      </w:r>
      <w:proofErr w:type="spellEnd"/>
      <w:r w:rsidRPr="00A312EA">
        <w:t xml:space="preserve"> </w:t>
      </w:r>
      <w:proofErr w:type="spellStart"/>
      <w:r w:rsidRPr="00A312EA">
        <w:t>neural</w:t>
      </w:r>
      <w:proofErr w:type="spellEnd"/>
      <w:r w:rsidRPr="00A312EA">
        <w:t xml:space="preserve"> </w:t>
      </w:r>
      <w:proofErr w:type="spellStart"/>
      <w:r w:rsidRPr="00A312EA">
        <w:t>networks</w:t>
      </w:r>
      <w:proofErr w:type="spellEnd"/>
      <w:r w:rsidRPr="00A312EA">
        <w:t xml:space="preserve"> (</w:t>
      </w:r>
      <w:proofErr w:type="spellStart"/>
      <w:r w:rsidRPr="00A312EA">
        <w:t>CNN’s</w:t>
      </w:r>
      <w:proofErr w:type="spellEnd"/>
      <w:r w:rsidRPr="00A312EA">
        <w:t>) is geïdentificeerd als de meest geschikte methode voor beeldherkenning in dit project. Hoewel de huidige hardware voldoende is voor dataverzameling en basisverwerking, is verdere optimalisatie nodig om real-time beeldverwerking en volledige automatisering te realiseren. Bovendien zijn er waardevolle lessen geleerd over het belang van consistente belichting, betrouwbare netwerkcommunicatie en het correct afstellen van detectieparameters.</w:t>
      </w:r>
    </w:p>
    <w:p w14:paraId="4E7460E3" w14:textId="77777777" w:rsidR="00A312EA" w:rsidRPr="00A312EA" w:rsidRDefault="00A312EA" w:rsidP="00A312EA"/>
    <w:p w14:paraId="4115059C" w14:textId="77777777" w:rsidR="00A312EA" w:rsidRPr="00A312EA" w:rsidRDefault="00A312EA" w:rsidP="00A312EA">
      <w:r w:rsidRPr="00A312EA">
        <w:t xml:space="preserve">De conclusie is dat het project niet alleen heeft laten zien dat de technologieën effectief zijn, maar ook dat de huidige opzet schaalbaar en </w:t>
      </w:r>
      <w:proofErr w:type="spellStart"/>
      <w:r w:rsidRPr="00A312EA">
        <w:t>uitbreidbaar</w:t>
      </w:r>
      <w:proofErr w:type="spellEnd"/>
      <w:r w:rsidRPr="00A312EA">
        <w:t xml:space="preserve"> is. Het prototype voldoet aan de belangrijkste eisen van dataverzameling en legt een sterke basis voor de ontwikkeling van een volledig geïntegreerd sorteersysteem. De doelen van dit project zijn grotendeels bereikt, en er is een duidelijke </w:t>
      </w:r>
      <w:proofErr w:type="spellStart"/>
      <w:r w:rsidRPr="00A312EA">
        <w:t>roadmap</w:t>
      </w:r>
      <w:proofErr w:type="spellEnd"/>
      <w:r w:rsidRPr="00A312EA">
        <w:t xml:space="preserve"> voor verdere verbeteringen en implementatie.</w:t>
      </w:r>
    </w:p>
    <w:p w14:paraId="5E407359" w14:textId="77777777" w:rsidR="00A312EA" w:rsidRPr="0064029A" w:rsidRDefault="00A312EA" w:rsidP="00BB14B1"/>
    <w:p w14:paraId="3A6B6577" w14:textId="77777777" w:rsidR="00BB14B1" w:rsidRPr="0064029A" w:rsidRDefault="00BB14B1" w:rsidP="00F9147D">
      <w:pPr>
        <w:pStyle w:val="Kop2"/>
      </w:pPr>
      <w:bookmarkStart w:id="59" w:name="_Toc138744286"/>
      <w:bookmarkStart w:id="60" w:name="_Toc176859673"/>
      <w:bookmarkStart w:id="61" w:name="_Toc187595027"/>
      <w:r w:rsidRPr="0064029A">
        <w:t>Advies</w:t>
      </w:r>
      <w:bookmarkEnd w:id="58"/>
      <w:bookmarkEnd w:id="59"/>
      <w:bookmarkEnd w:id="60"/>
      <w:bookmarkEnd w:id="61"/>
    </w:p>
    <w:p w14:paraId="296D4D0A" w14:textId="77777777" w:rsidR="00397868" w:rsidRDefault="00397868" w:rsidP="00397868">
      <w:pPr>
        <w:jc w:val="left"/>
      </w:pPr>
      <w:r w:rsidRPr="00397868">
        <w:t>Op basis van de opgedane inzichten en testresultaten wordt het volgende advies gegeven:</w:t>
      </w:r>
    </w:p>
    <w:p w14:paraId="6CA25FD2" w14:textId="77777777" w:rsidR="00A312EA" w:rsidRPr="00397868" w:rsidRDefault="00A312EA" w:rsidP="00397868">
      <w:pPr>
        <w:jc w:val="left"/>
      </w:pPr>
    </w:p>
    <w:p w14:paraId="61314E59" w14:textId="77777777" w:rsidR="00397868" w:rsidRDefault="00397868" w:rsidP="00397868">
      <w:pPr>
        <w:jc w:val="left"/>
      </w:pPr>
      <w:r w:rsidRPr="00397868">
        <w:rPr>
          <w:b/>
          <w:bCs/>
        </w:rPr>
        <w:t>Aanbevolen oplossing</w:t>
      </w:r>
      <w:r w:rsidRPr="00397868">
        <w:br/>
        <w:t xml:space="preserve">Het huidige prototype is een haalbare en schaalbare oplossing voor dataverzameling en modelontwikkeling. De hardware, bestaande uit een </w:t>
      </w:r>
      <w:proofErr w:type="spellStart"/>
      <w:r w:rsidRPr="00397868">
        <w:t>Raspberry</w:t>
      </w:r>
      <w:proofErr w:type="spellEnd"/>
      <w:r w:rsidRPr="00397868">
        <w:t xml:space="preserve"> Pi 5 en een camera, functioneert betrouwbaar en kan worden uitgebreid met een machine </w:t>
      </w:r>
      <w:proofErr w:type="spellStart"/>
      <w:r w:rsidRPr="00397868">
        <w:t>learning</w:t>
      </w:r>
      <w:proofErr w:type="spellEnd"/>
      <w:r w:rsidRPr="00397868">
        <w:t>-model. Het advies is om deze opzet verder uit te bouwen en te optimaliseren.</w:t>
      </w:r>
    </w:p>
    <w:p w14:paraId="1EF0B6F5" w14:textId="77777777" w:rsidR="00A312EA" w:rsidRPr="00397868" w:rsidRDefault="00A312EA" w:rsidP="00397868">
      <w:pPr>
        <w:jc w:val="left"/>
      </w:pPr>
    </w:p>
    <w:p w14:paraId="3B97A4BE" w14:textId="77777777" w:rsidR="00397868" w:rsidRPr="00397868" w:rsidRDefault="00397868" w:rsidP="00397868">
      <w:pPr>
        <w:jc w:val="left"/>
      </w:pPr>
      <w:r w:rsidRPr="00397868">
        <w:rPr>
          <w:b/>
          <w:bCs/>
        </w:rPr>
        <w:t>Voor- en nadelen</w:t>
      </w:r>
    </w:p>
    <w:p w14:paraId="4397E2E4" w14:textId="77777777" w:rsidR="00397868" w:rsidRPr="00397868" w:rsidRDefault="00397868" w:rsidP="00397868">
      <w:pPr>
        <w:numPr>
          <w:ilvl w:val="0"/>
          <w:numId w:val="35"/>
        </w:numPr>
        <w:jc w:val="left"/>
      </w:pPr>
      <w:r w:rsidRPr="00397868">
        <w:rPr>
          <w:b/>
          <w:bCs/>
        </w:rPr>
        <w:t>Voordelen</w:t>
      </w:r>
      <w:r w:rsidRPr="00397868">
        <w:t>:</w:t>
      </w:r>
    </w:p>
    <w:p w14:paraId="34E824D0" w14:textId="77777777" w:rsidR="00397868" w:rsidRPr="00397868" w:rsidRDefault="00397868" w:rsidP="00397868">
      <w:pPr>
        <w:numPr>
          <w:ilvl w:val="1"/>
          <w:numId w:val="35"/>
        </w:numPr>
        <w:jc w:val="left"/>
      </w:pPr>
      <w:r w:rsidRPr="00397868">
        <w:t>De huidige opzet is kostenefficiënt en eenvoudig te implementeren.</w:t>
      </w:r>
    </w:p>
    <w:p w14:paraId="48D90D30" w14:textId="77777777" w:rsidR="00397868" w:rsidRPr="00397868" w:rsidRDefault="00397868" w:rsidP="00397868">
      <w:pPr>
        <w:numPr>
          <w:ilvl w:val="1"/>
          <w:numId w:val="35"/>
        </w:numPr>
        <w:jc w:val="left"/>
      </w:pPr>
      <w:r w:rsidRPr="00397868">
        <w:t>Het systeem biedt flexibiliteit voor toekomstige uitbreidingen en aanpassingen.</w:t>
      </w:r>
    </w:p>
    <w:p w14:paraId="49DBCB2B" w14:textId="77777777" w:rsidR="00397868" w:rsidRPr="00397868" w:rsidRDefault="00397868" w:rsidP="00397868">
      <w:pPr>
        <w:numPr>
          <w:ilvl w:val="1"/>
          <w:numId w:val="35"/>
        </w:numPr>
        <w:jc w:val="left"/>
      </w:pPr>
      <w:r w:rsidRPr="00397868">
        <w:t xml:space="preserve">De verzamelde data is geschikt voor training van machine </w:t>
      </w:r>
      <w:proofErr w:type="spellStart"/>
      <w:r w:rsidRPr="00397868">
        <w:t>learning</w:t>
      </w:r>
      <w:proofErr w:type="spellEnd"/>
      <w:r w:rsidRPr="00397868">
        <w:t>-modellen.</w:t>
      </w:r>
    </w:p>
    <w:p w14:paraId="100E1D92" w14:textId="77777777" w:rsidR="00397868" w:rsidRPr="00397868" w:rsidRDefault="00397868" w:rsidP="00397868">
      <w:pPr>
        <w:numPr>
          <w:ilvl w:val="0"/>
          <w:numId w:val="35"/>
        </w:numPr>
        <w:jc w:val="left"/>
      </w:pPr>
      <w:r w:rsidRPr="00397868">
        <w:rPr>
          <w:b/>
          <w:bCs/>
        </w:rPr>
        <w:t>Nadelen</w:t>
      </w:r>
      <w:r w:rsidRPr="00397868">
        <w:t>:</w:t>
      </w:r>
    </w:p>
    <w:p w14:paraId="08912191" w14:textId="77777777" w:rsidR="00397868" w:rsidRPr="00397868" w:rsidRDefault="00397868" w:rsidP="00397868">
      <w:pPr>
        <w:numPr>
          <w:ilvl w:val="1"/>
          <w:numId w:val="35"/>
        </w:numPr>
        <w:jc w:val="left"/>
      </w:pPr>
      <w:r w:rsidRPr="00397868">
        <w:t>Het systeem is nog niet volledig geautomatiseerd.</w:t>
      </w:r>
    </w:p>
    <w:p w14:paraId="42C15BA4" w14:textId="77777777" w:rsidR="00397868" w:rsidRPr="00397868" w:rsidRDefault="00397868" w:rsidP="00397868">
      <w:pPr>
        <w:numPr>
          <w:ilvl w:val="1"/>
          <w:numId w:val="35"/>
        </w:numPr>
        <w:jc w:val="left"/>
      </w:pPr>
      <w:r w:rsidRPr="00397868">
        <w:t>De huidige hardware heeft beperkte capaciteit voor real-time verwerking.</w:t>
      </w:r>
    </w:p>
    <w:p w14:paraId="1DFD7EEB" w14:textId="77777777" w:rsidR="00A312EA" w:rsidRDefault="00A312EA" w:rsidP="00397868">
      <w:pPr>
        <w:jc w:val="left"/>
        <w:rPr>
          <w:b/>
          <w:bCs/>
        </w:rPr>
      </w:pPr>
    </w:p>
    <w:p w14:paraId="4D36DCCE" w14:textId="77777777" w:rsidR="00A312EA" w:rsidRDefault="00A312EA" w:rsidP="00397868">
      <w:pPr>
        <w:jc w:val="left"/>
        <w:rPr>
          <w:b/>
          <w:bCs/>
        </w:rPr>
      </w:pPr>
    </w:p>
    <w:p w14:paraId="3B72B70C" w14:textId="77777777" w:rsidR="00A312EA" w:rsidRDefault="00A312EA" w:rsidP="00397868">
      <w:pPr>
        <w:jc w:val="left"/>
        <w:rPr>
          <w:b/>
          <w:bCs/>
        </w:rPr>
      </w:pPr>
    </w:p>
    <w:p w14:paraId="01C4A3E3" w14:textId="77777777" w:rsidR="00A312EA" w:rsidRDefault="00A312EA" w:rsidP="00397868">
      <w:pPr>
        <w:jc w:val="left"/>
        <w:rPr>
          <w:b/>
          <w:bCs/>
        </w:rPr>
      </w:pPr>
    </w:p>
    <w:p w14:paraId="162B4F72" w14:textId="77777777" w:rsidR="00A312EA" w:rsidRDefault="00A312EA" w:rsidP="00397868">
      <w:pPr>
        <w:jc w:val="left"/>
        <w:rPr>
          <w:b/>
          <w:bCs/>
        </w:rPr>
      </w:pPr>
    </w:p>
    <w:p w14:paraId="3371E696" w14:textId="77777777" w:rsidR="00A312EA" w:rsidRDefault="00A312EA" w:rsidP="00397868">
      <w:pPr>
        <w:jc w:val="left"/>
        <w:rPr>
          <w:b/>
          <w:bCs/>
        </w:rPr>
      </w:pPr>
    </w:p>
    <w:p w14:paraId="4A18AEC2" w14:textId="77777777" w:rsidR="00A312EA" w:rsidRDefault="00A312EA" w:rsidP="00397868">
      <w:pPr>
        <w:jc w:val="left"/>
        <w:rPr>
          <w:b/>
          <w:bCs/>
        </w:rPr>
      </w:pPr>
    </w:p>
    <w:p w14:paraId="6B070586" w14:textId="77777777" w:rsidR="00A312EA" w:rsidRDefault="00A312EA" w:rsidP="00397868">
      <w:pPr>
        <w:jc w:val="left"/>
        <w:rPr>
          <w:b/>
          <w:bCs/>
        </w:rPr>
      </w:pPr>
    </w:p>
    <w:p w14:paraId="0EE5839D" w14:textId="2FF527DD" w:rsidR="00397868" w:rsidRPr="00397868" w:rsidRDefault="00397868" w:rsidP="00397868">
      <w:pPr>
        <w:jc w:val="left"/>
      </w:pPr>
      <w:r w:rsidRPr="00397868">
        <w:rPr>
          <w:b/>
          <w:bCs/>
        </w:rPr>
        <w:lastRenderedPageBreak/>
        <w:t>Vervolgtraject</w:t>
      </w:r>
      <w:r w:rsidRPr="00397868">
        <w:br/>
        <w:t>Om het systeem verder te ontwikkelen, wordt het volgende traject voorgesteld:</w:t>
      </w:r>
    </w:p>
    <w:p w14:paraId="15F6DA21" w14:textId="77777777" w:rsidR="00397868" w:rsidRPr="00397868" w:rsidRDefault="00397868" w:rsidP="00397868">
      <w:pPr>
        <w:numPr>
          <w:ilvl w:val="0"/>
          <w:numId w:val="36"/>
        </w:numPr>
        <w:jc w:val="left"/>
      </w:pPr>
      <w:r w:rsidRPr="00397868">
        <w:rPr>
          <w:b/>
          <w:bCs/>
        </w:rPr>
        <w:t>Uitbreiding van de dataset</w:t>
      </w:r>
      <w:r w:rsidRPr="00397868">
        <w:t xml:space="preserve">: Verzamel en label meer beelden van planken om een robuust machine </w:t>
      </w:r>
      <w:proofErr w:type="spellStart"/>
      <w:r w:rsidRPr="00397868">
        <w:t>learning</w:t>
      </w:r>
      <w:proofErr w:type="spellEnd"/>
      <w:r w:rsidRPr="00397868">
        <w:t>-model te trainen.</w:t>
      </w:r>
    </w:p>
    <w:p w14:paraId="3A1AF164" w14:textId="77777777" w:rsidR="00397868" w:rsidRPr="00397868" w:rsidRDefault="00397868" w:rsidP="00397868">
      <w:pPr>
        <w:numPr>
          <w:ilvl w:val="0"/>
          <w:numId w:val="36"/>
        </w:numPr>
        <w:jc w:val="left"/>
      </w:pPr>
      <w:r w:rsidRPr="00397868">
        <w:rPr>
          <w:b/>
          <w:bCs/>
        </w:rPr>
        <w:t xml:space="preserve">Ontwikkeling van een machine </w:t>
      </w:r>
      <w:proofErr w:type="spellStart"/>
      <w:r w:rsidRPr="00397868">
        <w:rPr>
          <w:b/>
          <w:bCs/>
        </w:rPr>
        <w:t>learning</w:t>
      </w:r>
      <w:proofErr w:type="spellEnd"/>
      <w:r w:rsidRPr="00397868">
        <w:rPr>
          <w:b/>
          <w:bCs/>
        </w:rPr>
        <w:t>-model</w:t>
      </w:r>
      <w:r w:rsidRPr="00397868">
        <w:t>: Train een CNN-model met de verzamelde data en implementeer dit in het systeem.</w:t>
      </w:r>
    </w:p>
    <w:p w14:paraId="36AB5528" w14:textId="77777777" w:rsidR="00397868" w:rsidRPr="00397868" w:rsidRDefault="00397868" w:rsidP="00397868">
      <w:pPr>
        <w:numPr>
          <w:ilvl w:val="0"/>
          <w:numId w:val="36"/>
        </w:numPr>
        <w:jc w:val="left"/>
      </w:pPr>
      <w:r w:rsidRPr="00397868">
        <w:rPr>
          <w:b/>
          <w:bCs/>
        </w:rPr>
        <w:t>Optimalisatie van de hardware</w:t>
      </w:r>
      <w:r w:rsidRPr="00397868">
        <w:t>: Overweeg het gebruik van een krachtigere GPU of server voor snellere en meer nauwkeurige beeldverwerking.</w:t>
      </w:r>
    </w:p>
    <w:p w14:paraId="65EEB27A" w14:textId="77777777" w:rsidR="00397868" w:rsidRDefault="00397868" w:rsidP="00397868">
      <w:pPr>
        <w:numPr>
          <w:ilvl w:val="0"/>
          <w:numId w:val="36"/>
        </w:numPr>
        <w:jc w:val="left"/>
      </w:pPr>
      <w:r w:rsidRPr="00397868">
        <w:rPr>
          <w:b/>
          <w:bCs/>
        </w:rPr>
        <w:t>Automatisering van het sorteersysteem</w:t>
      </w:r>
      <w:r w:rsidRPr="00397868">
        <w:t xml:space="preserve">: Ontwerp en implementeer een fysieke sorteermachine die samenwerkt met het machine </w:t>
      </w:r>
      <w:proofErr w:type="spellStart"/>
      <w:r w:rsidRPr="00397868">
        <w:t>learning</w:t>
      </w:r>
      <w:proofErr w:type="spellEnd"/>
      <w:r w:rsidRPr="00397868">
        <w:t>-model.</w:t>
      </w:r>
    </w:p>
    <w:p w14:paraId="0863F6F7" w14:textId="77777777" w:rsidR="00A312EA" w:rsidRPr="00397868" w:rsidRDefault="00A312EA" w:rsidP="00A312EA">
      <w:pPr>
        <w:jc w:val="left"/>
      </w:pPr>
    </w:p>
    <w:p w14:paraId="1141CF16" w14:textId="77777777" w:rsidR="00397868" w:rsidRPr="00397868" w:rsidRDefault="00397868" w:rsidP="00397868">
      <w:pPr>
        <w:jc w:val="left"/>
      </w:pPr>
      <w:r w:rsidRPr="00397868">
        <w:rPr>
          <w:b/>
          <w:bCs/>
        </w:rPr>
        <w:t>Kostenoverzicht</w:t>
      </w:r>
    </w:p>
    <w:p w14:paraId="4661784F" w14:textId="77777777" w:rsidR="00397868" w:rsidRPr="00397868" w:rsidRDefault="00397868" w:rsidP="00397868">
      <w:pPr>
        <w:numPr>
          <w:ilvl w:val="0"/>
          <w:numId w:val="37"/>
        </w:numPr>
        <w:jc w:val="left"/>
      </w:pPr>
      <w:r w:rsidRPr="00397868">
        <w:t>Optimalisatie van hardware: GPU (</w:t>
      </w:r>
      <w:del w:id="62" w:author="Unknown">
        <w:r w:rsidRPr="00397868">
          <w:delText>€150 - €300) of server (</w:delText>
        </w:r>
      </w:del>
      <w:r w:rsidRPr="00397868">
        <w:t>€500 - €1.000).</w:t>
      </w:r>
    </w:p>
    <w:p w14:paraId="24514A90" w14:textId="3B192278" w:rsidR="00397868" w:rsidRDefault="00397868" w:rsidP="00397868">
      <w:pPr>
        <w:numPr>
          <w:ilvl w:val="0"/>
          <w:numId w:val="37"/>
        </w:numPr>
        <w:jc w:val="left"/>
      </w:pPr>
      <w:r w:rsidRPr="00397868">
        <w:t>Ontwikkeling van de sorteermachine: Afhankelijk van specificaties (~€5.000 - €1</w:t>
      </w:r>
      <w:r w:rsidR="00C16350">
        <w:t>5</w:t>
      </w:r>
      <w:r w:rsidRPr="00397868">
        <w:t>.000).</w:t>
      </w:r>
    </w:p>
    <w:p w14:paraId="51985E43" w14:textId="77777777" w:rsidR="00A312EA" w:rsidRPr="00397868" w:rsidRDefault="00A312EA" w:rsidP="00A312EA">
      <w:pPr>
        <w:jc w:val="left"/>
      </w:pPr>
    </w:p>
    <w:p w14:paraId="5DA64450" w14:textId="2755A979" w:rsidR="00397868" w:rsidRPr="00397868" w:rsidRDefault="00397868" w:rsidP="00397868">
      <w:pPr>
        <w:jc w:val="left"/>
      </w:pPr>
      <w:r w:rsidRPr="00397868">
        <w:rPr>
          <w:b/>
          <w:bCs/>
        </w:rPr>
        <w:t>Conclusie van het advies</w:t>
      </w:r>
      <w:r w:rsidRPr="00397868">
        <w:br/>
        <w:t xml:space="preserve">De huidige opzet is een goede eerste stap richting een geautomatiseerd sorteersysteem. Het vervolgtraject is haalbaar en biedt een duidelijke </w:t>
      </w:r>
      <w:proofErr w:type="spellStart"/>
      <w:r w:rsidRPr="00397868">
        <w:t>roadmap</w:t>
      </w:r>
      <w:proofErr w:type="spellEnd"/>
      <w:r w:rsidRPr="00397868">
        <w:t xml:space="preserve"> voor verdere implementatie. Het advies is om verder te gaan en prioriteit te geven aan het verzamelen van data en het ontwikkelen van een betrouwbaar machine </w:t>
      </w:r>
      <w:proofErr w:type="spellStart"/>
      <w:r w:rsidRPr="00397868">
        <w:t>learning</w:t>
      </w:r>
      <w:proofErr w:type="spellEnd"/>
      <w:r w:rsidRPr="00397868">
        <w:t>-model.</w:t>
      </w:r>
    </w:p>
    <w:p w14:paraId="307E7711" w14:textId="77777777" w:rsidR="00397868" w:rsidRDefault="00397868" w:rsidP="00397868">
      <w:pPr>
        <w:jc w:val="left"/>
      </w:pPr>
    </w:p>
    <w:p w14:paraId="5C3AC3C2" w14:textId="3FF649FE" w:rsidR="00550BEF" w:rsidRPr="00142DFA" w:rsidRDefault="00550BEF" w:rsidP="00550BEF">
      <w:pPr>
        <w:pStyle w:val="Kop1"/>
        <w:ind w:left="432"/>
      </w:pPr>
      <w:bookmarkStart w:id="63" w:name="_Toc138744316"/>
      <w:bookmarkStart w:id="64" w:name="_Toc176859674"/>
      <w:bookmarkStart w:id="65" w:name="_Toc187595028"/>
      <w:r w:rsidRPr="00142DFA">
        <w:lastRenderedPageBreak/>
        <w:t>Zelfreflectie</w:t>
      </w:r>
      <w:bookmarkEnd w:id="63"/>
      <w:bookmarkEnd w:id="64"/>
      <w:bookmarkEnd w:id="65"/>
    </w:p>
    <w:p w14:paraId="4C71D363" w14:textId="2E06AEA0" w:rsidR="00D15C71" w:rsidRPr="00D15C71" w:rsidRDefault="00D15C71" w:rsidP="00D15C71">
      <w:pPr>
        <w:pStyle w:val="Kop2"/>
      </w:pPr>
      <w:bookmarkStart w:id="66" w:name="_Toc187595029"/>
      <w:r w:rsidRPr="00D15C71">
        <w:t>Leerproces</w:t>
      </w:r>
      <w:bookmarkEnd w:id="66"/>
    </w:p>
    <w:p w14:paraId="2B9D4CB9" w14:textId="1C534141" w:rsidR="00D15C71" w:rsidRDefault="00D15C71" w:rsidP="00D15C71">
      <w:pPr>
        <w:jc w:val="left"/>
      </w:pPr>
      <w:r w:rsidRPr="00D15C71">
        <w:t xml:space="preserve">Tijdens dit project heb ik veel geleerd over het analyseren en ontwerpen van een technisch systeem. Het realiseren van het prototype heeft me geholpen om mijn vaardigheden in hardware-integratie en softwareontwikkeling verder te ontwikkelen. Door te werken met de </w:t>
      </w:r>
      <w:proofErr w:type="spellStart"/>
      <w:r w:rsidRPr="00D15C71">
        <w:t>Raspberry</w:t>
      </w:r>
      <w:proofErr w:type="spellEnd"/>
      <w:r w:rsidRPr="00D15C71">
        <w:t xml:space="preserve"> Pi en de camera, en de configuratie voortdurend te testen en verbeteren, heb ik inzicht gekregen in hoe een systeem functioneel en betrouwbaar kan worden gemaakt.</w:t>
      </w:r>
    </w:p>
    <w:p w14:paraId="102F8EFA" w14:textId="77777777" w:rsidR="00D15C71" w:rsidRPr="00D15C71" w:rsidRDefault="00D15C71" w:rsidP="00D15C71">
      <w:pPr>
        <w:jc w:val="left"/>
      </w:pPr>
    </w:p>
    <w:p w14:paraId="4C952BAD" w14:textId="77777777" w:rsidR="00D15C71" w:rsidRDefault="00D15C71" w:rsidP="00D15C71">
      <w:pPr>
        <w:jc w:val="left"/>
      </w:pPr>
      <w:r w:rsidRPr="00D15C71">
        <w:t>Een belangrijk leermoment was het belang van documentatie en het uitwerken van een duidelijke functionele omschrijving. Uit de tussenevaluatie blijkt dat mijn mondelinge communicatie sterk wordt beoordeeld, maar dat er ruimte is voor verbetering in het volledig schriftelijk uitwerken van complexe ideeën (Dijkstra, 2024, p. 1). Dit is een aspect dat ik verder wil ontwikkelen.</w:t>
      </w:r>
    </w:p>
    <w:p w14:paraId="17B4A66B" w14:textId="77777777" w:rsidR="00D15C71" w:rsidRPr="00D15C71" w:rsidRDefault="00D15C71" w:rsidP="00D15C71">
      <w:pPr>
        <w:jc w:val="left"/>
      </w:pPr>
    </w:p>
    <w:p w14:paraId="06B3A6DB" w14:textId="1E9C33CE" w:rsidR="00D15C71" w:rsidRPr="00650040" w:rsidRDefault="00D15C71" w:rsidP="00D15C71">
      <w:pPr>
        <w:jc w:val="left"/>
      </w:pPr>
      <w:r w:rsidRPr="00D15C71">
        <w:t xml:space="preserve">Mijn onderzoekend vermogen werd als </w:t>
      </w:r>
      <w:r w:rsidR="00650040">
        <w:t>goed</w:t>
      </w:r>
      <w:r w:rsidRPr="00D15C71">
        <w:t xml:space="preserve"> beoordeeld, wat mijn inzicht in het projectproces bevestigt (Dijkstra, 2024, p. 1). Echter, het opstellen van een volledig testplan en gedetailleerde technische tekeningen blijft een leerpunt</w:t>
      </w:r>
      <w:r w:rsidR="00793652">
        <w:t>, niet dat dit slecht is, maar dat dit sneller gemaakt moet worden.</w:t>
      </w:r>
    </w:p>
    <w:p w14:paraId="788C8D7C" w14:textId="4E7BDF80" w:rsidR="00D15C71" w:rsidRPr="00793652" w:rsidRDefault="00D15C71" w:rsidP="00793652">
      <w:pPr>
        <w:pStyle w:val="Kop2"/>
      </w:pPr>
      <w:bookmarkStart w:id="67" w:name="_Toc187595030"/>
      <w:r w:rsidRPr="00D15C71">
        <w:t>Kritische en proactieve houding</w:t>
      </w:r>
      <w:bookmarkEnd w:id="67"/>
    </w:p>
    <w:p w14:paraId="24526DB6" w14:textId="77777777" w:rsidR="00D15C71" w:rsidRDefault="00D15C71" w:rsidP="00D15C71">
      <w:pPr>
        <w:jc w:val="left"/>
      </w:pPr>
      <w:r w:rsidRPr="00D15C71">
        <w:t>Ik heb tijdens het project een kritische en proactieve houding aangenomen, wat ook werd bevestigd in de tussenevaluatie. Mijn begeleider waardeerde mijn vermogen om verantwoordelijkheid te nemen en zelfstandig oplossingen te zoeken voor problemen (Dijkstra, 2024, p. 1). Bijvoorbeeld, bij het verbeteren van de lichtomstandigheden in de box of het aanpassen van detectieparameters, heb ik zelf het initiatief genomen en direct actie ondernomen.</w:t>
      </w:r>
    </w:p>
    <w:p w14:paraId="2CE777AC" w14:textId="77777777" w:rsidR="0096522B" w:rsidRPr="00D15C71" w:rsidRDefault="0096522B" w:rsidP="00D15C71">
      <w:pPr>
        <w:jc w:val="left"/>
      </w:pPr>
    </w:p>
    <w:p w14:paraId="0947AFE5" w14:textId="77777777" w:rsidR="00D15C71" w:rsidRPr="00D15C71" w:rsidRDefault="00D15C71" w:rsidP="00D15C71">
      <w:pPr>
        <w:jc w:val="left"/>
      </w:pPr>
      <w:r w:rsidRPr="00D15C71">
        <w:t xml:space="preserve">Daarnaast werd mijn professionaliteit en kritische houding in een professionele omgeving als </w:t>
      </w:r>
      <w:proofErr w:type="spellStart"/>
      <w:r w:rsidRPr="00D15C71">
        <w:t>bovenniveau</w:t>
      </w:r>
      <w:proofErr w:type="spellEnd"/>
      <w:r w:rsidRPr="00D15C71">
        <w:t xml:space="preserve"> beoordeeld (Dijkstra, 2024, p. 1). Dit motiveert me om deze houding vast te houden en verder te ontwikkelen. Ik zie echter ruimte om mijn kritische houding sterker te vertalen naar schriftelijke rapportages, zodat mijn analyse en oplossingen ook op papier overtuigend zijn.</w:t>
      </w:r>
    </w:p>
    <w:p w14:paraId="6AE9E811" w14:textId="77777777" w:rsidR="00D15C71" w:rsidRDefault="00D15C71" w:rsidP="00D15C71">
      <w:pPr>
        <w:jc w:val="left"/>
        <w:rPr>
          <w:b/>
          <w:bCs/>
        </w:rPr>
      </w:pPr>
    </w:p>
    <w:p w14:paraId="1E339054" w14:textId="0A74B764" w:rsidR="00D15C71" w:rsidRDefault="00D15C71" w:rsidP="00D15C71">
      <w:pPr>
        <w:pStyle w:val="Kop2"/>
      </w:pPr>
      <w:bookmarkStart w:id="68" w:name="_Toc187595031"/>
      <w:r w:rsidRPr="00D15C71">
        <w:t>Samenwerken, nemen van eigen verantwoordelijkheid en afspraken nakomen</w:t>
      </w:r>
      <w:bookmarkEnd w:id="68"/>
    </w:p>
    <w:p w14:paraId="73CC94C8" w14:textId="77777777" w:rsidR="00D15C71" w:rsidRPr="00D15C71" w:rsidRDefault="00D15C71" w:rsidP="00D15C71">
      <w:pPr>
        <w:jc w:val="left"/>
        <w:rPr>
          <w:b/>
          <w:bCs/>
        </w:rPr>
      </w:pPr>
    </w:p>
    <w:p w14:paraId="3B349978" w14:textId="77777777" w:rsidR="00D15C71" w:rsidRDefault="00D15C71" w:rsidP="00D15C71">
      <w:pPr>
        <w:jc w:val="left"/>
      </w:pPr>
      <w:r w:rsidRPr="00D15C71">
        <w:t>De samenwerking met mijn begeleiders en collega's verliep soepel en professioneel. Ik heb mijn verantwoordelijkheid genomen voor de technische realisatie en ervoor gezorgd dat afspraken altijd werden nagekomen. Uit de tussenevaluatie blijkt dat mijn zelfstandigheid en betrouwbaarheid als sterke punten worden gezien (Dijkstra, 2024, p. 1). Dit gaf mij de ruimte om efficiënt te werken en tegelijkertijd te leren van de input van anderen.</w:t>
      </w:r>
    </w:p>
    <w:p w14:paraId="23AE66AF" w14:textId="77777777" w:rsidR="00FB1C2C" w:rsidRPr="00D15C71" w:rsidRDefault="00FB1C2C" w:rsidP="00D15C71">
      <w:pPr>
        <w:jc w:val="left"/>
      </w:pPr>
    </w:p>
    <w:p w14:paraId="6BF057D9" w14:textId="77777777" w:rsidR="00D15C71" w:rsidRPr="00D15C71" w:rsidRDefault="00D15C71" w:rsidP="00D15C71">
      <w:pPr>
        <w:jc w:val="left"/>
      </w:pPr>
      <w:r w:rsidRPr="00D15C71">
        <w:t>Mijn rol binnen het project was vooral technisch en uitvoerend, waarbij ik ook actief feedback vroeg om mijn werk te verbeteren. Dit heeft niet alleen bijgedragen aan mijn eigen leerproces, maar ook aan het succes van het project.</w:t>
      </w:r>
    </w:p>
    <w:p w14:paraId="03FC8D9A" w14:textId="77777777" w:rsidR="00D15C71" w:rsidRDefault="00D15C71" w:rsidP="00D15C71">
      <w:pPr>
        <w:jc w:val="left"/>
        <w:rPr>
          <w:b/>
          <w:bCs/>
        </w:rPr>
      </w:pPr>
    </w:p>
    <w:p w14:paraId="2206CC15" w14:textId="77777777" w:rsidR="00FB1C2C" w:rsidRDefault="00FB1C2C" w:rsidP="00D15C71">
      <w:pPr>
        <w:jc w:val="left"/>
        <w:rPr>
          <w:b/>
          <w:bCs/>
        </w:rPr>
      </w:pPr>
    </w:p>
    <w:p w14:paraId="3BE9483D" w14:textId="77777777" w:rsidR="00FB1C2C" w:rsidRDefault="00FB1C2C" w:rsidP="00D15C71">
      <w:pPr>
        <w:jc w:val="left"/>
        <w:rPr>
          <w:b/>
          <w:bCs/>
        </w:rPr>
      </w:pPr>
    </w:p>
    <w:p w14:paraId="2F46BFBF" w14:textId="77777777" w:rsidR="00FB1C2C" w:rsidRDefault="00FB1C2C" w:rsidP="00D15C71">
      <w:pPr>
        <w:jc w:val="left"/>
        <w:rPr>
          <w:b/>
          <w:bCs/>
        </w:rPr>
      </w:pPr>
    </w:p>
    <w:p w14:paraId="103E508B" w14:textId="77777777" w:rsidR="002E5592" w:rsidRDefault="002E5592" w:rsidP="00D15C71">
      <w:pPr>
        <w:jc w:val="left"/>
        <w:rPr>
          <w:b/>
          <w:bCs/>
        </w:rPr>
      </w:pPr>
    </w:p>
    <w:p w14:paraId="798F070D" w14:textId="77777777" w:rsidR="00FB1C2C" w:rsidRDefault="00FB1C2C" w:rsidP="00D15C71">
      <w:pPr>
        <w:jc w:val="left"/>
        <w:rPr>
          <w:b/>
          <w:bCs/>
        </w:rPr>
      </w:pPr>
    </w:p>
    <w:p w14:paraId="7E671611" w14:textId="3CCEEAE3" w:rsidR="00D15C71" w:rsidRDefault="00D15C71" w:rsidP="00D15C71">
      <w:pPr>
        <w:pStyle w:val="Kop2"/>
      </w:pPr>
      <w:bookmarkStart w:id="69" w:name="_Toc187595032"/>
      <w:r w:rsidRPr="00D15C71">
        <w:lastRenderedPageBreak/>
        <w:t>Communiceren met verschillende partijen (intern/extern)</w:t>
      </w:r>
      <w:bookmarkEnd w:id="69"/>
    </w:p>
    <w:p w14:paraId="0DB6E72A" w14:textId="77777777" w:rsidR="00D15C71" w:rsidRPr="00D15C71" w:rsidRDefault="00D15C71" w:rsidP="00D15C71">
      <w:pPr>
        <w:jc w:val="left"/>
        <w:rPr>
          <w:b/>
          <w:bCs/>
        </w:rPr>
      </w:pPr>
    </w:p>
    <w:p w14:paraId="53C67C4A" w14:textId="77777777" w:rsidR="00D15C71" w:rsidRDefault="00D15C71" w:rsidP="00D15C71">
      <w:pPr>
        <w:jc w:val="left"/>
      </w:pPr>
      <w:r w:rsidRPr="00D15C71">
        <w:t>De communicatie binnen het project verliep goed. Ik heb regelmatig updates gegeven over mijn voortgang en feedback gevraagd bij zowel mijn bedrijfsbegeleider als bij collega’s. Dit werd gewaardeerd en heeft ervoor gezorgd dat ik belangrijke inzichten kon meenemen in mijn ontwerp en realisatie.</w:t>
      </w:r>
    </w:p>
    <w:p w14:paraId="6B0FF2AF" w14:textId="77777777" w:rsidR="00FB1C2C" w:rsidRPr="00D15C71" w:rsidRDefault="00FB1C2C" w:rsidP="00D15C71">
      <w:pPr>
        <w:jc w:val="left"/>
      </w:pPr>
    </w:p>
    <w:p w14:paraId="277D07F4" w14:textId="3A27B75E" w:rsidR="00550BEF" w:rsidRPr="00BE5528" w:rsidRDefault="00D15C71" w:rsidP="008D5139">
      <w:pPr>
        <w:jc w:val="left"/>
      </w:pPr>
      <w:r w:rsidRPr="00D15C71">
        <w:t>Mijn mondelinge communicatie werd in de tussenevaluatie als sterk beoordeeld (Dijkstra, 2024, p. 1). Mijn begeleider gaf aan dat ik goed in staat was om complexe ideeën helder uit te leggen en samen te werken met verschillende partijen. Wel is er een aandachtspunt om deze sterke communicatieve vaardigheden ook beter te vertalen naar schriftelijke documentatie (Dijkstra, 2024, p. 1). Hier wil ik in toekomstige projecten extra aandacht aan besteden.</w:t>
      </w:r>
    </w:p>
    <w:bookmarkStart w:id="70" w:name="_Toc187595033" w:displacedByCustomXml="next"/>
    <w:bookmarkStart w:id="71" w:name="_Toc176859679" w:displacedByCustomXml="next"/>
    <w:sdt>
      <w:sdtPr>
        <w:rPr>
          <w:rFonts w:cs="Times New Roman"/>
          <w:b w:val="0"/>
          <w:bCs w:val="0"/>
          <w:color w:val="auto"/>
          <w:sz w:val="20"/>
          <w:szCs w:val="20"/>
        </w:rPr>
        <w:id w:val="1323234062"/>
        <w:docPartObj>
          <w:docPartGallery w:val="Bibliographies"/>
          <w:docPartUnique/>
        </w:docPartObj>
      </w:sdtPr>
      <w:sdtEndPr>
        <w:rPr>
          <w:noProof/>
          <w:color w:val="000000" w:themeColor="text1"/>
        </w:rPr>
      </w:sdtEndPr>
      <w:sdtContent>
        <w:p w14:paraId="075329A7" w14:textId="77777777" w:rsidR="008F7F9A" w:rsidRDefault="008F7F9A" w:rsidP="008F7F9A">
          <w:pPr>
            <w:pStyle w:val="Kop1"/>
            <w:numPr>
              <w:ilvl w:val="0"/>
              <w:numId w:val="0"/>
            </w:numPr>
            <w:ind w:left="432" w:hanging="432"/>
          </w:pPr>
          <w:r>
            <w:t>Bibliografie</w:t>
          </w:r>
          <w:bookmarkEnd w:id="71"/>
          <w:bookmarkEnd w:id="70"/>
        </w:p>
        <w:sdt>
          <w:sdtPr>
            <w:id w:val="111145805"/>
            <w:bibliography/>
          </w:sdtPr>
          <w:sdtEndPr>
            <w:rPr>
              <w:noProof/>
              <w:color w:val="000000" w:themeColor="text1"/>
            </w:rPr>
          </w:sdtEndPr>
          <w:sdtContent>
            <w:p w14:paraId="1C71A118" w14:textId="77777777" w:rsidR="008F7F9A" w:rsidRDefault="008F7F9A" w:rsidP="008F7F9A">
              <w:pPr>
                <w:rPr>
                  <w:rFonts w:ascii="Times New Roman" w:hAnsi="Times New Roman"/>
                  <w:noProof/>
                  <w:lang w:val="en-US"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9334"/>
              </w:tblGrid>
              <w:tr w:rsidR="008F7F9A" w:rsidRPr="00412FDD" w14:paraId="65F96498" w14:textId="77777777" w:rsidTr="003E2D41">
                <w:trPr>
                  <w:tblCellSpacing w:w="15" w:type="dxa"/>
                </w:trPr>
                <w:tc>
                  <w:tcPr>
                    <w:tcW w:w="131" w:type="pct"/>
                    <w:hideMark/>
                  </w:tcPr>
                  <w:p w14:paraId="4E3DDCC0" w14:textId="77777777" w:rsidR="008F7F9A" w:rsidRDefault="008F7F9A" w:rsidP="004A538E">
                    <w:pPr>
                      <w:pStyle w:val="Bibliografie"/>
                      <w:rPr>
                        <w:noProof/>
                        <w:sz w:val="24"/>
                        <w:szCs w:val="24"/>
                      </w:rPr>
                    </w:pPr>
                    <w:r>
                      <w:rPr>
                        <w:noProof/>
                      </w:rPr>
                      <w:t xml:space="preserve">[1] </w:t>
                    </w:r>
                  </w:p>
                </w:tc>
                <w:tc>
                  <w:tcPr>
                    <w:tcW w:w="0" w:type="auto"/>
                    <w:hideMark/>
                  </w:tcPr>
                  <w:p w14:paraId="364A9315" w14:textId="307314D2" w:rsidR="008F7F9A" w:rsidRPr="003E2D41" w:rsidRDefault="009E25A3" w:rsidP="004A538E">
                    <w:pPr>
                      <w:pStyle w:val="Bibliografie"/>
                      <w:rPr>
                        <w:noProof/>
                        <w:color w:val="000000" w:themeColor="text1"/>
                        <w:lang w:val="en-US"/>
                      </w:rPr>
                    </w:pPr>
                    <w:r w:rsidRPr="003E2D41">
                      <w:rPr>
                        <w:noProof/>
                        <w:color w:val="000000" w:themeColor="text1"/>
                      </w:rPr>
                      <w:t xml:space="preserve">Dijkstra, M. (2024, November 12). </w:t>
                    </w:r>
                    <w:r w:rsidRPr="003E2D41">
                      <w:rPr>
                        <w:i/>
                        <w:iCs/>
                        <w:noProof/>
                        <w:color w:val="000000" w:themeColor="text1"/>
                      </w:rPr>
                      <w:t>Tussenevaluatie LE3 bedrijfsbegeleider</w:t>
                    </w:r>
                    <w:r w:rsidRPr="003E2D41">
                      <w:rPr>
                        <w:noProof/>
                        <w:color w:val="000000" w:themeColor="text1"/>
                      </w:rPr>
                      <w:t>. Doetinchem: Traject Parket.</w:t>
                    </w:r>
                  </w:p>
                </w:tc>
              </w:tr>
              <w:tr w:rsidR="008F7F9A" w14:paraId="6E8E26DF" w14:textId="77777777" w:rsidTr="003E2D41">
                <w:trPr>
                  <w:tblCellSpacing w:w="15" w:type="dxa"/>
                </w:trPr>
                <w:tc>
                  <w:tcPr>
                    <w:tcW w:w="131" w:type="pct"/>
                    <w:hideMark/>
                  </w:tcPr>
                  <w:p w14:paraId="2B94FE80" w14:textId="77777777" w:rsidR="008F7F9A" w:rsidRDefault="008F7F9A" w:rsidP="004A538E">
                    <w:pPr>
                      <w:pStyle w:val="Bibliografie"/>
                      <w:rPr>
                        <w:noProof/>
                      </w:rPr>
                    </w:pPr>
                    <w:r>
                      <w:rPr>
                        <w:noProof/>
                      </w:rPr>
                      <w:t xml:space="preserve">[2] </w:t>
                    </w:r>
                  </w:p>
                </w:tc>
                <w:tc>
                  <w:tcPr>
                    <w:tcW w:w="0" w:type="auto"/>
                    <w:hideMark/>
                  </w:tcPr>
                  <w:p w14:paraId="0DF441D4" w14:textId="7CDF4C61" w:rsidR="008F7F9A" w:rsidRPr="003E2D41" w:rsidRDefault="003E2D41" w:rsidP="004A538E">
                    <w:pPr>
                      <w:pStyle w:val="Bibliografie"/>
                      <w:rPr>
                        <w:noProof/>
                        <w:color w:val="000000" w:themeColor="text1"/>
                      </w:rPr>
                    </w:pPr>
                    <w:r w:rsidRPr="003E2D41">
                      <w:rPr>
                        <w:noProof/>
                        <w:color w:val="000000" w:themeColor="text1"/>
                      </w:rPr>
                      <w:t xml:space="preserve">Luiken, M. (2024). </w:t>
                    </w:r>
                    <w:r w:rsidRPr="003E2D41">
                      <w:rPr>
                        <w:i/>
                        <w:iCs/>
                        <w:noProof/>
                        <w:color w:val="000000" w:themeColor="text1"/>
                      </w:rPr>
                      <w:t>Functionele omschrijving - Mark Luiken</w:t>
                    </w:r>
                    <w:r w:rsidRPr="003E2D41">
                      <w:rPr>
                        <w:noProof/>
                        <w:color w:val="000000" w:themeColor="text1"/>
                      </w:rPr>
                      <w:t>. Doetinchem: Traject Parket.</w:t>
                    </w:r>
                  </w:p>
                </w:tc>
              </w:tr>
              <w:tr w:rsidR="008F7F9A" w:rsidRPr="00FC5E9C" w14:paraId="1BC685D9" w14:textId="77777777" w:rsidTr="003E2D41">
                <w:trPr>
                  <w:tblCellSpacing w:w="15" w:type="dxa"/>
                </w:trPr>
                <w:tc>
                  <w:tcPr>
                    <w:tcW w:w="131" w:type="pct"/>
                    <w:hideMark/>
                  </w:tcPr>
                  <w:p w14:paraId="5E763671" w14:textId="77777777" w:rsidR="008F7F9A" w:rsidRDefault="008F7F9A" w:rsidP="004A538E">
                    <w:pPr>
                      <w:pStyle w:val="Bibliografie"/>
                      <w:rPr>
                        <w:noProof/>
                      </w:rPr>
                    </w:pPr>
                    <w:r>
                      <w:rPr>
                        <w:noProof/>
                      </w:rPr>
                      <w:t xml:space="preserve">[3] </w:t>
                    </w:r>
                  </w:p>
                </w:tc>
                <w:tc>
                  <w:tcPr>
                    <w:tcW w:w="0" w:type="auto"/>
                    <w:hideMark/>
                  </w:tcPr>
                  <w:p w14:paraId="78136996" w14:textId="43C5FCA0" w:rsidR="008F7F9A" w:rsidRPr="003E2D41" w:rsidRDefault="003E2D41" w:rsidP="004A538E">
                    <w:pPr>
                      <w:pStyle w:val="Bibliografie"/>
                      <w:rPr>
                        <w:noProof/>
                        <w:color w:val="000000" w:themeColor="text1"/>
                        <w:lang w:val="en-US"/>
                      </w:rPr>
                    </w:pPr>
                    <w:r w:rsidRPr="001E44AA">
                      <w:rPr>
                        <w:noProof/>
                        <w:color w:val="000000" w:themeColor="text1"/>
                        <w:lang w:val="en-US"/>
                      </w:rPr>
                      <w:t xml:space="preserve">Traject Parket. (2024). </w:t>
                    </w:r>
                    <w:r w:rsidR="00937705" w:rsidRPr="00937705">
                      <w:rPr>
                        <w:i/>
                        <w:iCs/>
                        <w:noProof/>
                        <w:color w:val="000000" w:themeColor="text1"/>
                        <w:lang w:val="en-US"/>
                      </w:rPr>
                      <w:t>FMEA Traject Parket Stage</w:t>
                    </w:r>
                    <w:r w:rsidRPr="001E44AA">
                      <w:rPr>
                        <w:noProof/>
                        <w:color w:val="000000" w:themeColor="text1"/>
                        <w:lang w:val="en-US"/>
                      </w:rPr>
                      <w:t>. Doetinchem: Traject Parket.</w:t>
                    </w:r>
                  </w:p>
                </w:tc>
              </w:tr>
            </w:tbl>
          </w:sdtContent>
        </w:sdt>
      </w:sdtContent>
    </w:sdt>
    <w:p w14:paraId="749E5CE9" w14:textId="7A15B6C1" w:rsidR="000A6C54" w:rsidRPr="001E44AA" w:rsidRDefault="000A6C54" w:rsidP="0023620E">
      <w:pPr>
        <w:rPr>
          <w:lang w:val="en-US"/>
        </w:rPr>
      </w:pPr>
    </w:p>
    <w:sectPr w:rsidR="000A6C54" w:rsidRPr="001E44AA" w:rsidSect="00D71A39">
      <w:headerReference w:type="default" r:id="rId18"/>
      <w:footerReference w:type="even" r:id="rId19"/>
      <w:footerReference w:type="default" r:id="rId20"/>
      <w:headerReference w:type="first" r:id="rId21"/>
      <w:footerReference w:type="first" r:id="rId22"/>
      <w:pgSz w:w="11906" w:h="16838" w:code="9"/>
      <w:pgMar w:top="1418" w:right="1134" w:bottom="799" w:left="1140" w:header="618" w:footer="403"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742025" w14:textId="77777777" w:rsidR="00E9777A" w:rsidRDefault="00E9777A">
      <w:r>
        <w:separator/>
      </w:r>
    </w:p>
  </w:endnote>
  <w:endnote w:type="continuationSeparator" w:id="0">
    <w:p w14:paraId="3D056CB7" w14:textId="77777777" w:rsidR="00E9777A" w:rsidRDefault="00E9777A">
      <w:r>
        <w:continuationSeparator/>
      </w:r>
    </w:p>
  </w:endnote>
  <w:endnote w:type="continuationNotice" w:id="1">
    <w:p w14:paraId="716CD1D6" w14:textId="77777777" w:rsidR="00E9777A" w:rsidRDefault="00E9777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PCL6)">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32B21" w14:textId="77777777" w:rsidR="00690FCC" w:rsidRDefault="00690FCC"/>
  <w:tbl>
    <w:tblPr>
      <w:tblW w:w="0" w:type="auto"/>
      <w:tblLayout w:type="fixed"/>
      <w:tblCellMar>
        <w:left w:w="0" w:type="dxa"/>
        <w:right w:w="0" w:type="dxa"/>
      </w:tblCellMar>
      <w:tblLook w:val="0000" w:firstRow="0" w:lastRow="0" w:firstColumn="0" w:lastColumn="0" w:noHBand="0" w:noVBand="0"/>
    </w:tblPr>
    <w:tblGrid>
      <w:gridCol w:w="5240"/>
      <w:gridCol w:w="3300"/>
      <w:gridCol w:w="380"/>
      <w:gridCol w:w="1000"/>
    </w:tblGrid>
    <w:tr w:rsidR="00690FCC" w14:paraId="1E2B1A13" w14:textId="77777777">
      <w:trPr>
        <w:trHeight w:val="800"/>
      </w:trPr>
      <w:tc>
        <w:tcPr>
          <w:tcW w:w="5240" w:type="dxa"/>
        </w:tcPr>
        <w:bookmarkStart w:id="73" w:name="bmVoettekst2Even" w:colFirst="1" w:colLast="1"/>
        <w:bookmarkStart w:id="74" w:name="bmPagina2Even" w:colFirst="0" w:colLast="0"/>
        <w:p w14:paraId="329A5AA5" w14:textId="0F7F37EA" w:rsidR="00690FCC" w:rsidRDefault="00690FCC">
          <w:pPr>
            <w:pStyle w:val="Huisstijl-Kopje"/>
          </w:pPr>
          <w:r>
            <w:fldChar w:fldCharType="begin"/>
          </w:r>
          <w:r>
            <w:instrText xml:space="preserve"> PAGE  \* MERGEFORMAT </w:instrText>
          </w:r>
          <w:r>
            <w:fldChar w:fldCharType="separate"/>
          </w:r>
          <w:r>
            <w:t>3</w:t>
          </w:r>
          <w:r>
            <w:fldChar w:fldCharType="end"/>
          </w:r>
          <w:r>
            <w:t>/</w:t>
          </w:r>
          <w:fldSimple w:instr="NUMPAGES  \* MERGEFORMAT">
            <w:r>
              <w:t>21</w:t>
            </w:r>
          </w:fldSimple>
        </w:p>
      </w:tc>
      <w:tc>
        <w:tcPr>
          <w:tcW w:w="3300" w:type="dxa"/>
          <w:vAlign w:val="bottom"/>
        </w:tcPr>
        <w:p w14:paraId="6694349F" w14:textId="77777777" w:rsidR="00690FCC" w:rsidRDefault="00690FCC">
          <w:pPr>
            <w:pStyle w:val="Huisstijl-Voettekst"/>
            <w:jc w:val="right"/>
          </w:pPr>
          <w:r>
            <w:t>© Hogeschool Utrecht, 02-08-2006</w:t>
          </w:r>
        </w:p>
      </w:tc>
      <w:tc>
        <w:tcPr>
          <w:tcW w:w="380" w:type="dxa"/>
        </w:tcPr>
        <w:p w14:paraId="5EB398F1" w14:textId="77777777" w:rsidR="00690FCC" w:rsidRDefault="00690FCC">
          <w:pPr>
            <w:pStyle w:val="Huisstijl-Adres"/>
          </w:pPr>
        </w:p>
      </w:tc>
      <w:tc>
        <w:tcPr>
          <w:tcW w:w="1000" w:type="dxa"/>
        </w:tcPr>
        <w:p w14:paraId="2AFF45F2" w14:textId="77777777" w:rsidR="00690FCC" w:rsidRDefault="00690FCC">
          <w:pPr>
            <w:pStyle w:val="Huisstijl-Kopje"/>
          </w:pPr>
        </w:p>
      </w:tc>
    </w:tr>
    <w:bookmarkEnd w:id="73"/>
    <w:bookmarkEnd w:id="74"/>
  </w:tbl>
  <w:p w14:paraId="7694177A" w14:textId="77777777" w:rsidR="00690FCC" w:rsidRDefault="00690FC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8757B" w14:textId="77777777" w:rsidR="00690FCC" w:rsidRDefault="00690FCC"/>
  <w:p w14:paraId="4C9FCF4B" w14:textId="157A869F" w:rsidR="00690FCC" w:rsidRPr="00C471CD" w:rsidRDefault="00690FCC" w:rsidP="00C471CD">
    <w:pPr>
      <w:pStyle w:val="Voettekst"/>
      <w:tabs>
        <w:tab w:val="clear" w:pos="8306"/>
        <w:tab w:val="right" w:pos="8505"/>
      </w:tabs>
      <w:rPr>
        <w:sz w:val="14"/>
        <w:szCs w:val="14"/>
      </w:rPr>
    </w:pPr>
    <w:r>
      <w:rPr>
        <w:rStyle w:val="Paginanummer"/>
        <w:b/>
        <w:sz w:val="16"/>
        <w:szCs w:val="16"/>
      </w:rPr>
      <w:tab/>
    </w:r>
    <w:r w:rsidRPr="002930C2">
      <w:rPr>
        <w:rStyle w:val="Paginanummer"/>
        <w:b/>
        <w:sz w:val="16"/>
        <w:szCs w:val="16"/>
      </w:rPr>
      <w:fldChar w:fldCharType="begin"/>
    </w:r>
    <w:r w:rsidRPr="002930C2">
      <w:rPr>
        <w:rStyle w:val="Paginanummer"/>
        <w:sz w:val="16"/>
        <w:szCs w:val="16"/>
      </w:rPr>
      <w:instrText xml:space="preserve"> PAGE </w:instrText>
    </w:r>
    <w:r w:rsidRPr="002930C2">
      <w:rPr>
        <w:rStyle w:val="Paginanummer"/>
        <w:b/>
        <w:sz w:val="16"/>
        <w:szCs w:val="16"/>
      </w:rPr>
      <w:fldChar w:fldCharType="separate"/>
    </w:r>
    <w:r w:rsidR="00A6280B">
      <w:rPr>
        <w:rStyle w:val="Paginanummer"/>
        <w:noProof/>
        <w:sz w:val="16"/>
        <w:szCs w:val="16"/>
      </w:rPr>
      <w:t>2</w:t>
    </w:r>
    <w:r w:rsidRPr="002930C2">
      <w:rPr>
        <w:rStyle w:val="Paginanummer"/>
        <w:b/>
        <w:sz w:val="16"/>
        <w:szCs w:val="16"/>
      </w:rPr>
      <w:fldChar w:fldCharType="end"/>
    </w:r>
    <w:r>
      <w:rPr>
        <w:rStyle w:val="Paginanummer"/>
        <w:b/>
        <w:sz w:val="16"/>
        <w:szCs w:val="16"/>
      </w:rPr>
      <w:tab/>
    </w:r>
    <w:r w:rsidRPr="00C471CD">
      <w:rPr>
        <w:sz w:val="14"/>
        <w:szCs w:val="14"/>
      </w:rPr>
      <w:t>© Hogeschool Utrecht, (2020)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D8681" w14:textId="77777777" w:rsidR="00690FCC" w:rsidRPr="00220398" w:rsidRDefault="00690FCC" w:rsidP="00C471CD">
    <w:pPr>
      <w:pStyle w:val="Huisstijl-Kopje"/>
      <w:rPr>
        <w:szCs w:val="18"/>
      </w:rPr>
    </w:pPr>
    <w:r w:rsidRPr="00220398">
      <w:rPr>
        <w:szCs w:val="18"/>
      </w:rPr>
      <w:t>Auteur</w:t>
    </w:r>
    <w:r>
      <w:rPr>
        <w:szCs w:val="18"/>
      </w:rPr>
      <w:t>(s)</w:t>
    </w:r>
  </w:p>
  <w:p w14:paraId="6B1E0DDA" w14:textId="70A45308" w:rsidR="00690FCC" w:rsidRPr="00366637" w:rsidRDefault="00000000" w:rsidP="00C471CD">
    <w:pPr>
      <w:pStyle w:val="Huisstijl-Gegeven"/>
      <w:rPr>
        <w:i/>
        <w:sz w:val="18"/>
        <w:szCs w:val="18"/>
      </w:rPr>
    </w:pPr>
    <w:sdt>
      <w:sdtPr>
        <w:rPr>
          <w:rStyle w:val="Tekstvantijdelijkeaanduiding"/>
          <w:i/>
          <w:sz w:val="18"/>
          <w:szCs w:val="18"/>
        </w:rPr>
        <w:alias w:val="Auteur"/>
        <w:tag w:val=""/>
        <w:id w:val="1211226981"/>
        <w:placeholder>
          <w:docPart w:val="03723DB9D86543D296FE25B49DE5488E"/>
        </w:placeholder>
        <w:dataBinding w:prefixMappings="xmlns:ns0='http://purl.org/dc/elements/1.1/' xmlns:ns1='http://schemas.openxmlformats.org/package/2006/metadata/core-properties' " w:xpath="/ns1:coreProperties[1]/ns0:creator[1]" w:storeItemID="{6C3C8BC8-F283-45AE-878A-BAB7291924A1}"/>
        <w:text/>
      </w:sdtPr>
      <w:sdtContent>
        <w:r w:rsidR="00315F1A">
          <w:rPr>
            <w:rStyle w:val="Tekstvantijdelijkeaanduiding"/>
            <w:i/>
            <w:sz w:val="18"/>
            <w:szCs w:val="18"/>
          </w:rPr>
          <w:t>Mark Luiken</w:t>
        </w:r>
      </w:sdtContent>
    </w:sdt>
  </w:p>
  <w:p w14:paraId="7B06624C" w14:textId="77777777" w:rsidR="00690FCC" w:rsidRDefault="00690FCC" w:rsidP="00C471CD">
    <w:pPr>
      <w:pStyle w:val="Huisstijl-Gegeven"/>
      <w:rPr>
        <w:b/>
        <w:sz w:val="18"/>
        <w:szCs w:val="18"/>
      </w:rPr>
    </w:pPr>
  </w:p>
  <w:p w14:paraId="3EF5F26C" w14:textId="1C444D44" w:rsidR="00690FCC" w:rsidRDefault="00690FCC" w:rsidP="00EC56B7">
    <w:pPr>
      <w:pStyle w:val="Huisstijl-Kopje"/>
      <w:tabs>
        <w:tab w:val="left" w:pos="2513"/>
        <w:tab w:val="left" w:pos="3310"/>
      </w:tabs>
      <w:rPr>
        <w:rStyle w:val="Tekstvantijdelijkeaanduiding"/>
        <w:b w:val="0"/>
        <w:i/>
      </w:rPr>
    </w:pPr>
    <w:r w:rsidRPr="00220398">
      <w:rPr>
        <w:szCs w:val="18"/>
      </w:rPr>
      <w:t>Datum</w:t>
    </w:r>
    <w:r>
      <w:rPr>
        <w:szCs w:val="18"/>
      </w:rPr>
      <w:tab/>
    </w:r>
    <w:r>
      <w:rPr>
        <w:szCs w:val="18"/>
      </w:rPr>
      <w:tab/>
    </w:r>
  </w:p>
  <w:p w14:paraId="7C61F9F7" w14:textId="1F88BA3F" w:rsidR="00690FCC" w:rsidRDefault="00972CFD" w:rsidP="008456E8">
    <w:pPr>
      <w:pStyle w:val="Huisstijl-Kopje"/>
      <w:tabs>
        <w:tab w:val="left" w:pos="1740"/>
        <w:tab w:val="left" w:pos="2513"/>
      </w:tabs>
      <w:rPr>
        <w:rStyle w:val="Tekstvantijdelijkeaanduiding"/>
        <w:b w:val="0"/>
        <w:i/>
      </w:rPr>
    </w:pPr>
    <w:r>
      <w:rPr>
        <w:rStyle w:val="Tekstvantijdelijkeaanduiding"/>
        <w:b w:val="0"/>
        <w:i/>
      </w:rPr>
      <w:fldChar w:fldCharType="begin"/>
    </w:r>
    <w:r>
      <w:rPr>
        <w:rStyle w:val="Tekstvantijdelijkeaanduiding"/>
        <w:b w:val="0"/>
        <w:i/>
      </w:rPr>
      <w:instrText xml:space="preserve"> TIME \@ "d MMMM yyyy" </w:instrText>
    </w:r>
    <w:r>
      <w:rPr>
        <w:rStyle w:val="Tekstvantijdelijkeaanduiding"/>
        <w:b w:val="0"/>
        <w:i/>
      </w:rPr>
      <w:fldChar w:fldCharType="separate"/>
    </w:r>
    <w:r w:rsidR="008D0526">
      <w:rPr>
        <w:rStyle w:val="Tekstvantijdelijkeaanduiding"/>
        <w:b w:val="0"/>
        <w:i/>
      </w:rPr>
      <w:t>12 januari 2025</w:t>
    </w:r>
    <w:r>
      <w:rPr>
        <w:rStyle w:val="Tekstvantijdelijkeaanduiding"/>
        <w:b w:val="0"/>
        <w:i/>
      </w:rPr>
      <w:fldChar w:fldCharType="end"/>
    </w:r>
    <w:r w:rsidR="008E1264">
      <w:rPr>
        <w:rStyle w:val="Tekstvantijdelijkeaanduiding"/>
        <w:b w:val="0"/>
        <w:i/>
      </w:rPr>
      <w:tab/>
    </w:r>
    <w:r w:rsidR="008456E8">
      <w:rPr>
        <w:rStyle w:val="Tekstvantijdelijkeaanduiding"/>
        <w:b w:val="0"/>
        <w:i/>
      </w:rPr>
      <w:tab/>
    </w:r>
  </w:p>
  <w:p w14:paraId="55BF65AD" w14:textId="77777777" w:rsidR="00690FCC" w:rsidRDefault="00690FCC" w:rsidP="00C04E3E">
    <w:pPr>
      <w:pStyle w:val="Huisstijl-Gegeven"/>
      <w:rPr>
        <w:b/>
        <w:sz w:val="18"/>
        <w:szCs w:val="18"/>
      </w:rPr>
    </w:pPr>
  </w:p>
  <w:p w14:paraId="2AAC7BE2" w14:textId="49CE7EFC" w:rsidR="00690FCC" w:rsidRDefault="00690FCC" w:rsidP="00B60DC4">
    <w:pPr>
      <w:pStyle w:val="Huisstijl-Kopje"/>
      <w:tabs>
        <w:tab w:val="left" w:pos="1820"/>
        <w:tab w:val="left" w:pos="2250"/>
      </w:tabs>
      <w:rPr>
        <w:szCs w:val="18"/>
      </w:rPr>
    </w:pPr>
    <w:r>
      <w:rPr>
        <w:szCs w:val="18"/>
      </w:rPr>
      <w:t>Versie</w:t>
    </w:r>
    <w:r w:rsidR="00C36D42">
      <w:rPr>
        <w:szCs w:val="18"/>
      </w:rPr>
      <w:tab/>
    </w:r>
    <w:r w:rsidR="00B60DC4">
      <w:rPr>
        <w:szCs w:val="18"/>
      </w:rPr>
      <w:tab/>
    </w:r>
  </w:p>
  <w:p w14:paraId="3619655E" w14:textId="36BC4D5A" w:rsidR="00690FCC" w:rsidRPr="00171CE2" w:rsidRDefault="00D3625E" w:rsidP="00A849C6">
    <w:pPr>
      <w:pStyle w:val="Huisstijl-Kopje"/>
      <w:rPr>
        <w:b w:val="0"/>
        <w:i/>
        <w:color w:val="808080"/>
      </w:rPr>
    </w:pPr>
    <w:r>
      <w:rPr>
        <w:rStyle w:val="Tekstvantijdelijkeaanduiding"/>
        <w:b w:val="0"/>
        <w:i/>
      </w:rPr>
      <w:t>1.0</w:t>
    </w:r>
    <w:r w:rsidR="00690FCC">
      <w:rPr>
        <w:rStyle w:val="Tekstvantijdelijkeaanduiding"/>
        <w:b w:val="0"/>
        <w:i/>
      </w:rPr>
      <w:t xml:space="preserve"> Revisie.</w:t>
    </w:r>
    <w:r w:rsidR="00690FCC">
      <w:rPr>
        <w:rStyle w:val="Tekstvantijdelijkeaanduiding"/>
        <w:b w:val="0"/>
        <w:i/>
      </w:rPr>
      <w:fldChar w:fldCharType="begin"/>
    </w:r>
    <w:r w:rsidR="00690FCC">
      <w:rPr>
        <w:rStyle w:val="Tekstvantijdelijkeaanduiding"/>
        <w:b w:val="0"/>
        <w:i/>
      </w:rPr>
      <w:instrText xml:space="preserve"> DOCPROPERTY  RevisionNumber  \* MERGEFORMAT </w:instrText>
    </w:r>
    <w:r w:rsidR="00690FCC">
      <w:rPr>
        <w:rStyle w:val="Tekstvantijdelijkeaanduiding"/>
        <w:b w:val="0"/>
        <w:i/>
      </w:rPr>
      <w:fldChar w:fldCharType="separate"/>
    </w:r>
    <w:r w:rsidR="008D0526">
      <w:rPr>
        <w:rStyle w:val="Tekstvantijdelijkeaanduiding"/>
        <w:b w:val="0"/>
        <w:i/>
      </w:rPr>
      <w:t>513</w:t>
    </w:r>
    <w:r w:rsidR="00690FCC">
      <w:rPr>
        <w:rStyle w:val="Tekstvantijdelijkeaanduiding"/>
        <w:b w:val="0"/>
        <w:i/>
      </w:rPr>
      <w:fldChar w:fldCharType="end"/>
    </w:r>
    <w:r w:rsidR="00690FCC" w:rsidRPr="00D92F85">
      <w:rPr>
        <w:rStyle w:val="Tekstvantijdelijkeaanduiding"/>
        <w:b w:val="0"/>
        <w:i/>
      </w:rPr>
      <w:br/>
    </w:r>
  </w:p>
  <w:p w14:paraId="07529FF1" w14:textId="77777777" w:rsidR="00690FCC" w:rsidRDefault="00690FCC" w:rsidP="00C471CD">
    <w:pPr>
      <w:pStyle w:val="Huisstijl-Voettekst"/>
      <w:jc w:val="right"/>
    </w:pPr>
    <w:r>
      <w:t>© Hogeschool Utrecht, Utrecht, (4 november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70A0A" w14:textId="77777777" w:rsidR="00E9777A" w:rsidRDefault="00E9777A">
      <w:r>
        <w:separator/>
      </w:r>
    </w:p>
  </w:footnote>
  <w:footnote w:type="continuationSeparator" w:id="0">
    <w:p w14:paraId="0695A853" w14:textId="77777777" w:rsidR="00E9777A" w:rsidRDefault="00E9777A">
      <w:r>
        <w:continuationSeparator/>
      </w:r>
    </w:p>
  </w:footnote>
  <w:footnote w:type="continuationNotice" w:id="1">
    <w:p w14:paraId="2D5DE40B" w14:textId="77777777" w:rsidR="00E9777A" w:rsidRDefault="00E9777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90FCC" w14:paraId="18EF9258" w14:textId="77777777" w:rsidTr="00700860">
      <w:trPr>
        <w:trHeight w:val="278"/>
        <w:jc w:val="center"/>
      </w:trPr>
      <w:tc>
        <w:tcPr>
          <w:tcW w:w="8505" w:type="dxa"/>
          <w:vAlign w:val="center"/>
        </w:tcPr>
        <w:p w14:paraId="6BBA0226" w14:textId="1DF046FA" w:rsidR="00690FCC" w:rsidRDefault="0028497E" w:rsidP="00700860">
          <w:pPr>
            <w:pStyle w:val="Huisstijl-Voettekst"/>
            <w:jc w:val="center"/>
            <w:rPr>
              <w:sz w:val="18"/>
            </w:rPr>
          </w:pPr>
          <w:bookmarkStart w:id="72" w:name="bmTitel2" w:colFirst="0" w:colLast="0"/>
          <w:r>
            <w:rPr>
              <w:sz w:val="18"/>
            </w:rPr>
            <w:t>Stage Project Verslag</w:t>
          </w:r>
        </w:p>
        <w:p w14:paraId="59F14BA3" w14:textId="0D17BE39" w:rsidR="0028497E" w:rsidRPr="0028497E" w:rsidRDefault="00000000" w:rsidP="0028497E">
          <w:pPr>
            <w:jc w:val="center"/>
            <w:rPr>
              <w:sz w:val="16"/>
            </w:rPr>
          </w:pPr>
          <w:sdt>
            <w:sdtPr>
              <w:rPr>
                <w:sz w:val="16"/>
              </w:rPr>
              <w:alias w:val="Titel"/>
              <w:tag w:val=""/>
              <w:id w:val="-1319562325"/>
              <w:placeholder>
                <w:docPart w:val="9AA212A108AB4BB782CE0780F0575C26"/>
              </w:placeholder>
              <w:dataBinding w:prefixMappings="xmlns:ns0='http://purl.org/dc/elements/1.1/' xmlns:ns1='http://schemas.openxmlformats.org/package/2006/metadata/core-properties' " w:xpath="/ns1:coreProperties[1]/ns0:title[1]" w:storeItemID="{6C3C8BC8-F283-45AE-878A-BAB7291924A1}"/>
              <w:text/>
            </w:sdtPr>
            <w:sdtContent>
              <w:r w:rsidR="003228BC">
                <w:rPr>
                  <w:sz w:val="16"/>
                </w:rPr>
                <w:t>Traject Parket AI Camera</w:t>
              </w:r>
            </w:sdtContent>
          </w:sdt>
          <w:r w:rsidR="00690FCC">
            <w:rPr>
              <w:sz w:val="16"/>
            </w:rPr>
            <w:t xml:space="preserve"> </w:t>
          </w:r>
          <w:r w:rsidR="0028497E">
            <w:rPr>
              <w:sz w:val="16"/>
            </w:rPr>
            <w:t>–</w:t>
          </w:r>
          <w:r w:rsidR="00690FCC">
            <w:rPr>
              <w:sz w:val="16"/>
            </w:rPr>
            <w:t xml:space="preserve"> v</w:t>
          </w:r>
          <w:r w:rsidR="0028497E">
            <w:rPr>
              <w:sz w:val="16"/>
            </w:rPr>
            <w:t>1.0</w:t>
          </w:r>
        </w:p>
      </w:tc>
    </w:tr>
  </w:tbl>
  <w:bookmarkEnd w:id="72"/>
  <w:p w14:paraId="39CE038D" w14:textId="1E9902DD" w:rsidR="00690FCC" w:rsidRDefault="00690FCC" w:rsidP="001E3EC8">
    <w:pPr>
      <w:pStyle w:val="Huisstijl-Voettekst"/>
      <w:tabs>
        <w:tab w:val="center" w:pos="4340"/>
        <w:tab w:val="left" w:pos="7695"/>
      </w:tabs>
      <w:jc w:val="left"/>
      <w:rPr>
        <w:sz w:val="18"/>
      </w:rPr>
    </w:pPr>
    <w:r>
      <w:rPr>
        <w:sz w:val="18"/>
      </w:rPr>
      <w:tab/>
    </w:r>
    <w:r>
      <w:rPr>
        <w:sz w:val="18"/>
      </w:rPr>
      <w:drawing>
        <wp:anchor distT="0" distB="0" distL="114300" distR="114300" simplePos="0" relativeHeight="251658240" behindDoc="0" locked="0" layoutInCell="1" allowOverlap="1" wp14:anchorId="66EAA5B3" wp14:editId="52E3C115">
          <wp:simplePos x="0" y="0"/>
          <wp:positionH relativeFrom="rightMargin">
            <wp:posOffset>-490376</wp:posOffset>
          </wp:positionH>
          <wp:positionV relativeFrom="paragraph">
            <wp:posOffset>-263213</wp:posOffset>
          </wp:positionV>
          <wp:extent cx="419735" cy="36195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9735" cy="361950"/>
                  </a:xfrm>
                  <a:prstGeom prst="rect">
                    <a:avLst/>
                  </a:prstGeom>
                  <a:noFill/>
                </pic:spPr>
              </pic:pic>
            </a:graphicData>
          </a:graphic>
          <wp14:sizeRelH relativeFrom="margin">
            <wp14:pctWidth>0</wp14:pctWidth>
          </wp14:sizeRelH>
          <wp14:sizeRelV relativeFrom="margin">
            <wp14:pctHeight>0</wp14:pctHeight>
          </wp14:sizeRelV>
        </wp:anchor>
      </w:drawing>
    </w:r>
    <w:r>
      <w:rPr>
        <w:sz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98EAB" w14:textId="77777777" w:rsidR="00690FCC" w:rsidRPr="00C471CD" w:rsidRDefault="00690FCC" w:rsidP="00C471CD">
    <w:pPr>
      <w:pStyle w:val="Koptekst"/>
      <w:jc w:val="right"/>
    </w:pPr>
    <w:r>
      <w:rPr>
        <w:noProof/>
      </w:rPr>
      <w:drawing>
        <wp:inline distT="0" distB="0" distL="0" distR="0" wp14:anchorId="0673228A" wp14:editId="27F2F6F0">
          <wp:extent cx="1767352" cy="1521460"/>
          <wp:effectExtent l="0" t="0" r="0" b="2540"/>
          <wp:docPr id="6" name="Afbeelding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1">
                    <a:extLst>
                      <a:ext uri="{28A0092B-C50C-407E-A947-70E740481C1C}">
                        <a14:useLocalDpi xmlns:a14="http://schemas.microsoft.com/office/drawing/2010/main" val="0"/>
                      </a:ext>
                    </a:extLst>
                  </a:blip>
                  <a:stretch>
                    <a:fillRect/>
                  </a:stretch>
                </pic:blipFill>
                <pic:spPr>
                  <a:xfrm>
                    <a:off x="0" y="0"/>
                    <a:ext cx="1767352" cy="15214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701E"/>
    <w:multiLevelType w:val="multilevel"/>
    <w:tmpl w:val="E8F8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033BF"/>
    <w:multiLevelType w:val="multilevel"/>
    <w:tmpl w:val="AAD4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0785"/>
    <w:multiLevelType w:val="multilevel"/>
    <w:tmpl w:val="9F983BB6"/>
    <w:lvl w:ilvl="0">
      <w:start w:val="1"/>
      <w:numFmt w:val="decimal"/>
      <w:lvlText w:val="%1"/>
      <w:lvlJc w:val="left"/>
      <w:pPr>
        <w:tabs>
          <w:tab w:val="num" w:pos="360"/>
        </w:tabs>
        <w:ind w:left="113" w:hanging="113"/>
      </w:pPr>
      <w:rPr>
        <w:rFonts w:ascii="Arial" w:hAnsi="Arial" w:hint="default"/>
        <w:b w:val="0"/>
        <w:i w:val="0"/>
        <w:sz w:val="28"/>
      </w:rPr>
    </w:lvl>
    <w:lvl w:ilvl="1">
      <w:start w:val="1"/>
      <w:numFmt w:val="decimal"/>
      <w:pStyle w:val="Standaardstandaardhfd"/>
      <w:lvlText w:val="%1.%2"/>
      <w:lvlJc w:val="left"/>
      <w:pPr>
        <w:tabs>
          <w:tab w:val="num" w:pos="792"/>
        </w:tabs>
        <w:ind w:left="792" w:hanging="792"/>
      </w:pPr>
      <w:rPr>
        <w:rFonts w:ascii="Arial" w:hAnsi="Arial" w:hint="default"/>
      </w:rPr>
    </w:lvl>
    <w:lvl w:ilvl="2">
      <w:start w:val="1"/>
      <w:numFmt w:val="decimal"/>
      <w:lvlText w:val="%1.%2.%3"/>
      <w:lvlJc w:val="left"/>
      <w:pPr>
        <w:tabs>
          <w:tab w:val="num" w:pos="720"/>
        </w:tabs>
        <w:ind w:left="0" w:firstLine="0"/>
      </w:pPr>
      <w:rPr>
        <w:rFonts w:ascii="Arial" w:hAnsi="Arial"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 w15:restartNumberingAfterBreak="0">
    <w:nsid w:val="12323939"/>
    <w:multiLevelType w:val="hybridMultilevel"/>
    <w:tmpl w:val="D3FE4F06"/>
    <w:lvl w:ilvl="0" w:tplc="ABF0BB90">
      <w:start w:val="1"/>
      <w:numFmt w:val="decimal"/>
      <w:pStyle w:val="Stijl3"/>
      <w:lvlText w:val="4.%1"/>
      <w:lvlJc w:val="left"/>
      <w:pPr>
        <w:ind w:left="80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DF2F94"/>
    <w:multiLevelType w:val="multilevel"/>
    <w:tmpl w:val="0EA0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B2993"/>
    <w:multiLevelType w:val="hybridMultilevel"/>
    <w:tmpl w:val="E0B8948C"/>
    <w:lvl w:ilvl="0" w:tplc="276A6D80">
      <w:start w:val="1"/>
      <w:numFmt w:val="decimal"/>
      <w:pStyle w:val="Stijl2"/>
      <w:lvlText w:val="3.%1"/>
      <w:lvlJc w:val="left"/>
      <w:pPr>
        <w:ind w:left="1609" w:hanging="360"/>
      </w:pPr>
      <w:rPr>
        <w:rFonts w:hint="default"/>
      </w:rPr>
    </w:lvl>
    <w:lvl w:ilvl="1" w:tplc="04130019" w:tentative="1">
      <w:start w:val="1"/>
      <w:numFmt w:val="lowerLetter"/>
      <w:lvlText w:val="%2."/>
      <w:lvlJc w:val="left"/>
      <w:pPr>
        <w:ind w:left="2329" w:hanging="360"/>
      </w:pPr>
    </w:lvl>
    <w:lvl w:ilvl="2" w:tplc="0413001B" w:tentative="1">
      <w:start w:val="1"/>
      <w:numFmt w:val="lowerRoman"/>
      <w:lvlText w:val="%3."/>
      <w:lvlJc w:val="right"/>
      <w:pPr>
        <w:ind w:left="3049" w:hanging="180"/>
      </w:pPr>
    </w:lvl>
    <w:lvl w:ilvl="3" w:tplc="0413000F" w:tentative="1">
      <w:start w:val="1"/>
      <w:numFmt w:val="decimal"/>
      <w:lvlText w:val="%4."/>
      <w:lvlJc w:val="left"/>
      <w:pPr>
        <w:ind w:left="3769" w:hanging="360"/>
      </w:pPr>
    </w:lvl>
    <w:lvl w:ilvl="4" w:tplc="04130019" w:tentative="1">
      <w:start w:val="1"/>
      <w:numFmt w:val="lowerLetter"/>
      <w:lvlText w:val="%5."/>
      <w:lvlJc w:val="left"/>
      <w:pPr>
        <w:ind w:left="4489" w:hanging="360"/>
      </w:pPr>
    </w:lvl>
    <w:lvl w:ilvl="5" w:tplc="0413001B" w:tentative="1">
      <w:start w:val="1"/>
      <w:numFmt w:val="lowerRoman"/>
      <w:lvlText w:val="%6."/>
      <w:lvlJc w:val="right"/>
      <w:pPr>
        <w:ind w:left="5209" w:hanging="180"/>
      </w:pPr>
    </w:lvl>
    <w:lvl w:ilvl="6" w:tplc="0413000F" w:tentative="1">
      <w:start w:val="1"/>
      <w:numFmt w:val="decimal"/>
      <w:lvlText w:val="%7."/>
      <w:lvlJc w:val="left"/>
      <w:pPr>
        <w:ind w:left="5929" w:hanging="360"/>
      </w:pPr>
    </w:lvl>
    <w:lvl w:ilvl="7" w:tplc="04130019" w:tentative="1">
      <w:start w:val="1"/>
      <w:numFmt w:val="lowerLetter"/>
      <w:lvlText w:val="%8."/>
      <w:lvlJc w:val="left"/>
      <w:pPr>
        <w:ind w:left="6649" w:hanging="360"/>
      </w:pPr>
    </w:lvl>
    <w:lvl w:ilvl="8" w:tplc="0413001B" w:tentative="1">
      <w:start w:val="1"/>
      <w:numFmt w:val="lowerRoman"/>
      <w:lvlText w:val="%9."/>
      <w:lvlJc w:val="right"/>
      <w:pPr>
        <w:ind w:left="7369" w:hanging="180"/>
      </w:pPr>
    </w:lvl>
  </w:abstractNum>
  <w:abstractNum w:abstractNumId="6" w15:restartNumberingAfterBreak="0">
    <w:nsid w:val="20994672"/>
    <w:multiLevelType w:val="hybridMultilevel"/>
    <w:tmpl w:val="73E484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3EE0AC9"/>
    <w:multiLevelType w:val="multilevel"/>
    <w:tmpl w:val="A75E5D18"/>
    <w:lvl w:ilvl="0">
      <w:start w:val="1"/>
      <w:numFmt w:val="decimal"/>
      <w:pStyle w:val="Kop1"/>
      <w:lvlText w:val="%1"/>
      <w:lvlJc w:val="left"/>
      <w:pPr>
        <w:ind w:left="1567"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25AE3C05"/>
    <w:multiLevelType w:val="multilevel"/>
    <w:tmpl w:val="B8C0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61665"/>
    <w:multiLevelType w:val="multilevel"/>
    <w:tmpl w:val="910E2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E15D4"/>
    <w:multiLevelType w:val="multilevel"/>
    <w:tmpl w:val="248A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F6419"/>
    <w:multiLevelType w:val="multilevel"/>
    <w:tmpl w:val="9CA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0327B"/>
    <w:multiLevelType w:val="multilevel"/>
    <w:tmpl w:val="AE08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41106"/>
    <w:multiLevelType w:val="multilevel"/>
    <w:tmpl w:val="7AB0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4413D"/>
    <w:multiLevelType w:val="multilevel"/>
    <w:tmpl w:val="0FBC1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83A9A"/>
    <w:multiLevelType w:val="hybridMultilevel"/>
    <w:tmpl w:val="DDE079F8"/>
    <w:lvl w:ilvl="0" w:tplc="6DD60A50">
      <w:start w:val="1"/>
      <w:numFmt w:val="decimal"/>
      <w:pStyle w:val="Stijl4"/>
      <w:lvlText w:val="5.%1"/>
      <w:lvlJc w:val="left"/>
      <w:pPr>
        <w:ind w:left="1969" w:hanging="360"/>
      </w:pPr>
      <w:rPr>
        <w:rFonts w:hint="default"/>
      </w:rPr>
    </w:lvl>
    <w:lvl w:ilvl="1" w:tplc="04130019" w:tentative="1">
      <w:start w:val="1"/>
      <w:numFmt w:val="lowerLetter"/>
      <w:lvlText w:val="%2."/>
      <w:lvlJc w:val="left"/>
      <w:pPr>
        <w:ind w:left="2689" w:hanging="360"/>
      </w:pPr>
    </w:lvl>
    <w:lvl w:ilvl="2" w:tplc="0413001B" w:tentative="1">
      <w:start w:val="1"/>
      <w:numFmt w:val="lowerRoman"/>
      <w:lvlText w:val="%3."/>
      <w:lvlJc w:val="right"/>
      <w:pPr>
        <w:ind w:left="3409" w:hanging="180"/>
      </w:pPr>
    </w:lvl>
    <w:lvl w:ilvl="3" w:tplc="0413000F" w:tentative="1">
      <w:start w:val="1"/>
      <w:numFmt w:val="decimal"/>
      <w:lvlText w:val="%4."/>
      <w:lvlJc w:val="left"/>
      <w:pPr>
        <w:ind w:left="4129" w:hanging="360"/>
      </w:pPr>
    </w:lvl>
    <w:lvl w:ilvl="4" w:tplc="04130019" w:tentative="1">
      <w:start w:val="1"/>
      <w:numFmt w:val="lowerLetter"/>
      <w:lvlText w:val="%5."/>
      <w:lvlJc w:val="left"/>
      <w:pPr>
        <w:ind w:left="4849" w:hanging="360"/>
      </w:pPr>
    </w:lvl>
    <w:lvl w:ilvl="5" w:tplc="0413001B" w:tentative="1">
      <w:start w:val="1"/>
      <w:numFmt w:val="lowerRoman"/>
      <w:lvlText w:val="%6."/>
      <w:lvlJc w:val="right"/>
      <w:pPr>
        <w:ind w:left="5569" w:hanging="180"/>
      </w:pPr>
    </w:lvl>
    <w:lvl w:ilvl="6" w:tplc="0413000F" w:tentative="1">
      <w:start w:val="1"/>
      <w:numFmt w:val="decimal"/>
      <w:lvlText w:val="%7."/>
      <w:lvlJc w:val="left"/>
      <w:pPr>
        <w:ind w:left="6289" w:hanging="360"/>
      </w:pPr>
    </w:lvl>
    <w:lvl w:ilvl="7" w:tplc="04130019" w:tentative="1">
      <w:start w:val="1"/>
      <w:numFmt w:val="lowerLetter"/>
      <w:lvlText w:val="%8."/>
      <w:lvlJc w:val="left"/>
      <w:pPr>
        <w:ind w:left="7009" w:hanging="360"/>
      </w:pPr>
    </w:lvl>
    <w:lvl w:ilvl="8" w:tplc="0413001B" w:tentative="1">
      <w:start w:val="1"/>
      <w:numFmt w:val="lowerRoman"/>
      <w:lvlText w:val="%9."/>
      <w:lvlJc w:val="right"/>
      <w:pPr>
        <w:ind w:left="7729" w:hanging="180"/>
      </w:pPr>
    </w:lvl>
  </w:abstractNum>
  <w:abstractNum w:abstractNumId="16" w15:restartNumberingAfterBreak="0">
    <w:nsid w:val="38C5150A"/>
    <w:multiLevelType w:val="multilevel"/>
    <w:tmpl w:val="9286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1211B"/>
    <w:multiLevelType w:val="multilevel"/>
    <w:tmpl w:val="9530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6E6457"/>
    <w:multiLevelType w:val="multilevel"/>
    <w:tmpl w:val="5120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11437E"/>
    <w:multiLevelType w:val="multilevel"/>
    <w:tmpl w:val="F3F00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F1F3A"/>
    <w:multiLevelType w:val="multilevel"/>
    <w:tmpl w:val="71204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346227"/>
    <w:multiLevelType w:val="hybridMultilevel"/>
    <w:tmpl w:val="E0A0E390"/>
    <w:lvl w:ilvl="0" w:tplc="5EF2F614">
      <w:start w:val="1"/>
      <w:numFmt w:val="decimal"/>
      <w:pStyle w:val="Stijl1"/>
      <w:lvlText w:val="3.%1"/>
      <w:lvlJc w:val="left"/>
      <w:pPr>
        <w:ind w:left="96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EB5186E"/>
    <w:multiLevelType w:val="multilevel"/>
    <w:tmpl w:val="C3A6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1D7EE4"/>
    <w:multiLevelType w:val="hybridMultilevel"/>
    <w:tmpl w:val="9EF23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0515089"/>
    <w:multiLevelType w:val="multilevel"/>
    <w:tmpl w:val="AE1AC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CC3BA1"/>
    <w:multiLevelType w:val="multilevel"/>
    <w:tmpl w:val="C31A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8152CB"/>
    <w:multiLevelType w:val="multilevel"/>
    <w:tmpl w:val="F43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7D67B4"/>
    <w:multiLevelType w:val="multilevel"/>
    <w:tmpl w:val="4344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72148C"/>
    <w:multiLevelType w:val="hybridMultilevel"/>
    <w:tmpl w:val="C5D05A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7B93790"/>
    <w:multiLevelType w:val="hybridMultilevel"/>
    <w:tmpl w:val="B8C01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A8B0631"/>
    <w:multiLevelType w:val="multilevel"/>
    <w:tmpl w:val="750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11978">
    <w:abstractNumId w:val="2"/>
  </w:num>
  <w:num w:numId="2" w16cid:durableId="1263152147">
    <w:abstractNumId w:val="6"/>
  </w:num>
  <w:num w:numId="3" w16cid:durableId="1752308161">
    <w:abstractNumId w:val="7"/>
  </w:num>
  <w:num w:numId="4" w16cid:durableId="1841845441">
    <w:abstractNumId w:val="3"/>
  </w:num>
  <w:num w:numId="5" w16cid:durableId="1777823633">
    <w:abstractNumId w:val="28"/>
  </w:num>
  <w:num w:numId="6" w16cid:durableId="893811312">
    <w:abstractNumId w:val="21"/>
  </w:num>
  <w:num w:numId="7" w16cid:durableId="1855457453">
    <w:abstractNumId w:val="5"/>
  </w:num>
  <w:num w:numId="8" w16cid:durableId="62802102">
    <w:abstractNumId w:val="15"/>
  </w:num>
  <w:num w:numId="9" w16cid:durableId="1268927652">
    <w:abstractNumId w:val="7"/>
  </w:num>
  <w:num w:numId="10" w16cid:durableId="1338578485">
    <w:abstractNumId w:val="7"/>
  </w:num>
  <w:num w:numId="11" w16cid:durableId="642392079">
    <w:abstractNumId w:val="7"/>
  </w:num>
  <w:num w:numId="12" w16cid:durableId="302807079">
    <w:abstractNumId w:val="7"/>
  </w:num>
  <w:num w:numId="13" w16cid:durableId="1243761320">
    <w:abstractNumId w:val="23"/>
  </w:num>
  <w:num w:numId="14" w16cid:durableId="1263799617">
    <w:abstractNumId w:val="29"/>
  </w:num>
  <w:num w:numId="15" w16cid:durableId="308369107">
    <w:abstractNumId w:val="7"/>
  </w:num>
  <w:num w:numId="16" w16cid:durableId="185365741">
    <w:abstractNumId w:val="7"/>
  </w:num>
  <w:num w:numId="17" w16cid:durableId="1967277374">
    <w:abstractNumId w:val="7"/>
  </w:num>
  <w:num w:numId="18" w16cid:durableId="194464378">
    <w:abstractNumId w:val="1"/>
  </w:num>
  <w:num w:numId="19" w16cid:durableId="77793672">
    <w:abstractNumId w:val="12"/>
  </w:num>
  <w:num w:numId="20" w16cid:durableId="1796556039">
    <w:abstractNumId w:val="24"/>
  </w:num>
  <w:num w:numId="21" w16cid:durableId="1246914445">
    <w:abstractNumId w:val="13"/>
  </w:num>
  <w:num w:numId="22" w16cid:durableId="2138715787">
    <w:abstractNumId w:val="19"/>
  </w:num>
  <w:num w:numId="23" w16cid:durableId="802306232">
    <w:abstractNumId w:val="30"/>
  </w:num>
  <w:num w:numId="24" w16cid:durableId="16204346">
    <w:abstractNumId w:val="8"/>
  </w:num>
  <w:num w:numId="25" w16cid:durableId="881985082">
    <w:abstractNumId w:val="22"/>
  </w:num>
  <w:num w:numId="26" w16cid:durableId="312494068">
    <w:abstractNumId w:val="4"/>
  </w:num>
  <w:num w:numId="27" w16cid:durableId="720597675">
    <w:abstractNumId w:val="9"/>
  </w:num>
  <w:num w:numId="28" w16cid:durableId="171267004">
    <w:abstractNumId w:val="26"/>
  </w:num>
  <w:num w:numId="29" w16cid:durableId="989141909">
    <w:abstractNumId w:val="11"/>
  </w:num>
  <w:num w:numId="30" w16cid:durableId="1642147650">
    <w:abstractNumId w:val="20"/>
  </w:num>
  <w:num w:numId="31" w16cid:durableId="2118795291">
    <w:abstractNumId w:val="27"/>
  </w:num>
  <w:num w:numId="32" w16cid:durableId="1657998171">
    <w:abstractNumId w:val="0"/>
  </w:num>
  <w:num w:numId="33" w16cid:durableId="1808666505">
    <w:abstractNumId w:val="18"/>
  </w:num>
  <w:num w:numId="34" w16cid:durableId="367921212">
    <w:abstractNumId w:val="16"/>
  </w:num>
  <w:num w:numId="35" w16cid:durableId="1680158901">
    <w:abstractNumId w:val="14"/>
  </w:num>
  <w:num w:numId="36" w16cid:durableId="498812316">
    <w:abstractNumId w:val="17"/>
  </w:num>
  <w:num w:numId="37" w16cid:durableId="90705335">
    <w:abstractNumId w:val="10"/>
  </w:num>
  <w:num w:numId="38" w16cid:durableId="655764513">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40"/>
  <w:hyphenationZone w:val="170"/>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2eOndertekenaarVinkje" w:val="0"/>
    <w:docVar w:name="AanmaakDatum" w:val="02-08-2006"/>
    <w:docVar w:name="Aantal" w:val="1"/>
    <w:docVar w:name="Afdeling" w:val="Directie"/>
    <w:docVar w:name="BijlageCC" w:val="0"/>
    <w:docVar w:name="Contactpersoon" w:val="Faculteit gezondheidszorg"/>
    <w:docVar w:name="ContactpersoonVolUit" w:val="Faculteit gezondheidszorg"/>
    <w:docVar w:name="Datum" w:val="02-08-2006"/>
    <w:docVar w:name="DocRegStatus" w:val="0"/>
    <w:docVar w:name="Document" w:val="Rapport"/>
    <w:docVar w:name="Eerste" w:val="1"/>
    <w:docVar w:name="GebrDRContactID" w:val="0"/>
    <w:docVar w:name="LicCode" w:val="HU"/>
    <w:docVar w:name="MergeLayout" w:val="RelatieBeheer"/>
    <w:docVar w:name="MergeStatus" w:val="-1"/>
    <w:docVar w:name="NawFile" w:val="Single.naw"/>
    <w:docVar w:name="Onderwerp" w:val="Sci-Quest rapportage_x000d__x000a_Kenniscentrum 'Innovatie van Zorgverlening'"/>
    <w:docVar w:name="ReactieDatum_Status" w:val="0"/>
    <w:docVar w:name="Sjabloon" w:val="RAPPORT"/>
    <w:docVar w:name="Taal" w:val="NL"/>
    <w:docVar w:name="UserName" w:val="hsc"/>
    <w:docVar w:name="Versie" w:val="2005.4.4"/>
    <w:docVar w:name="Wijzig" w:val="1"/>
  </w:docVars>
  <w:rsids>
    <w:rsidRoot w:val="003C7ABA"/>
    <w:rsid w:val="00000F1A"/>
    <w:rsid w:val="00005462"/>
    <w:rsid w:val="000077F8"/>
    <w:rsid w:val="00007930"/>
    <w:rsid w:val="000114BE"/>
    <w:rsid w:val="00012F1C"/>
    <w:rsid w:val="0001329E"/>
    <w:rsid w:val="000139FF"/>
    <w:rsid w:val="00014935"/>
    <w:rsid w:val="0001599B"/>
    <w:rsid w:val="000174B4"/>
    <w:rsid w:val="000176DB"/>
    <w:rsid w:val="00021A7D"/>
    <w:rsid w:val="00021C00"/>
    <w:rsid w:val="00024BF2"/>
    <w:rsid w:val="000276D6"/>
    <w:rsid w:val="000346ED"/>
    <w:rsid w:val="00035A13"/>
    <w:rsid w:val="00036268"/>
    <w:rsid w:val="00036327"/>
    <w:rsid w:val="000371BA"/>
    <w:rsid w:val="00037A45"/>
    <w:rsid w:val="000418E1"/>
    <w:rsid w:val="0004330D"/>
    <w:rsid w:val="00043D54"/>
    <w:rsid w:val="00044C44"/>
    <w:rsid w:val="00045A83"/>
    <w:rsid w:val="0005001A"/>
    <w:rsid w:val="000507BF"/>
    <w:rsid w:val="00050C30"/>
    <w:rsid w:val="00052285"/>
    <w:rsid w:val="00053293"/>
    <w:rsid w:val="0005678D"/>
    <w:rsid w:val="0005791F"/>
    <w:rsid w:val="00061E2E"/>
    <w:rsid w:val="000656BA"/>
    <w:rsid w:val="000703AC"/>
    <w:rsid w:val="00070AAB"/>
    <w:rsid w:val="000719AE"/>
    <w:rsid w:val="000720E7"/>
    <w:rsid w:val="00073AF9"/>
    <w:rsid w:val="00073E06"/>
    <w:rsid w:val="00074CC6"/>
    <w:rsid w:val="00075EAD"/>
    <w:rsid w:val="00077BD1"/>
    <w:rsid w:val="00080E1A"/>
    <w:rsid w:val="000827C0"/>
    <w:rsid w:val="00082B10"/>
    <w:rsid w:val="0008465F"/>
    <w:rsid w:val="00086220"/>
    <w:rsid w:val="00086724"/>
    <w:rsid w:val="00091026"/>
    <w:rsid w:val="00092791"/>
    <w:rsid w:val="00092EF7"/>
    <w:rsid w:val="0009333E"/>
    <w:rsid w:val="00093ABF"/>
    <w:rsid w:val="00095B1D"/>
    <w:rsid w:val="00097241"/>
    <w:rsid w:val="000A047E"/>
    <w:rsid w:val="000A3A8E"/>
    <w:rsid w:val="000A5097"/>
    <w:rsid w:val="000A6C54"/>
    <w:rsid w:val="000B18A5"/>
    <w:rsid w:val="000B1D8D"/>
    <w:rsid w:val="000B447B"/>
    <w:rsid w:val="000C15A8"/>
    <w:rsid w:val="000C1F90"/>
    <w:rsid w:val="000C23F1"/>
    <w:rsid w:val="000C4707"/>
    <w:rsid w:val="000C615B"/>
    <w:rsid w:val="000C6C70"/>
    <w:rsid w:val="000C72C0"/>
    <w:rsid w:val="000D1E39"/>
    <w:rsid w:val="000D6FE2"/>
    <w:rsid w:val="000D7328"/>
    <w:rsid w:val="000E00CA"/>
    <w:rsid w:val="000E14C7"/>
    <w:rsid w:val="000E22AC"/>
    <w:rsid w:val="000E3FDA"/>
    <w:rsid w:val="000E4D2D"/>
    <w:rsid w:val="000E66DE"/>
    <w:rsid w:val="000F0155"/>
    <w:rsid w:val="000F4332"/>
    <w:rsid w:val="000F4976"/>
    <w:rsid w:val="0010043B"/>
    <w:rsid w:val="00102308"/>
    <w:rsid w:val="00102753"/>
    <w:rsid w:val="001027AE"/>
    <w:rsid w:val="00107116"/>
    <w:rsid w:val="00111F36"/>
    <w:rsid w:val="00120220"/>
    <w:rsid w:val="0012045D"/>
    <w:rsid w:val="0012093B"/>
    <w:rsid w:val="00122987"/>
    <w:rsid w:val="00122B83"/>
    <w:rsid w:val="00122D66"/>
    <w:rsid w:val="00125A75"/>
    <w:rsid w:val="00125E56"/>
    <w:rsid w:val="00126152"/>
    <w:rsid w:val="00135F58"/>
    <w:rsid w:val="00136134"/>
    <w:rsid w:val="00136C0A"/>
    <w:rsid w:val="00142DFA"/>
    <w:rsid w:val="001440E7"/>
    <w:rsid w:val="001472F5"/>
    <w:rsid w:val="001478D0"/>
    <w:rsid w:val="00151948"/>
    <w:rsid w:val="00160185"/>
    <w:rsid w:val="00160ACA"/>
    <w:rsid w:val="00162681"/>
    <w:rsid w:val="0016269A"/>
    <w:rsid w:val="001629C5"/>
    <w:rsid w:val="00162D63"/>
    <w:rsid w:val="00164E6C"/>
    <w:rsid w:val="001670C7"/>
    <w:rsid w:val="00170558"/>
    <w:rsid w:val="00171CE2"/>
    <w:rsid w:val="0017491B"/>
    <w:rsid w:val="001750D8"/>
    <w:rsid w:val="001764D3"/>
    <w:rsid w:val="0017709A"/>
    <w:rsid w:val="0018030E"/>
    <w:rsid w:val="00182B59"/>
    <w:rsid w:val="00184542"/>
    <w:rsid w:val="001859A0"/>
    <w:rsid w:val="00187DD8"/>
    <w:rsid w:val="001925C1"/>
    <w:rsid w:val="00193809"/>
    <w:rsid w:val="0019655C"/>
    <w:rsid w:val="0019658A"/>
    <w:rsid w:val="001967EA"/>
    <w:rsid w:val="00196937"/>
    <w:rsid w:val="001972BF"/>
    <w:rsid w:val="001A007E"/>
    <w:rsid w:val="001A0131"/>
    <w:rsid w:val="001A12D7"/>
    <w:rsid w:val="001A1638"/>
    <w:rsid w:val="001A3051"/>
    <w:rsid w:val="001A3C37"/>
    <w:rsid w:val="001A4012"/>
    <w:rsid w:val="001A43FF"/>
    <w:rsid w:val="001A6B4A"/>
    <w:rsid w:val="001B074A"/>
    <w:rsid w:val="001B163F"/>
    <w:rsid w:val="001B1BAE"/>
    <w:rsid w:val="001B3853"/>
    <w:rsid w:val="001B43F1"/>
    <w:rsid w:val="001B48D7"/>
    <w:rsid w:val="001B6185"/>
    <w:rsid w:val="001B71C8"/>
    <w:rsid w:val="001B7CF3"/>
    <w:rsid w:val="001C0024"/>
    <w:rsid w:val="001C1285"/>
    <w:rsid w:val="001C171D"/>
    <w:rsid w:val="001C2F44"/>
    <w:rsid w:val="001C3831"/>
    <w:rsid w:val="001C3E1C"/>
    <w:rsid w:val="001C4440"/>
    <w:rsid w:val="001C4FCD"/>
    <w:rsid w:val="001C5E62"/>
    <w:rsid w:val="001D2BF9"/>
    <w:rsid w:val="001D38BA"/>
    <w:rsid w:val="001D41B4"/>
    <w:rsid w:val="001D5926"/>
    <w:rsid w:val="001D6119"/>
    <w:rsid w:val="001D695E"/>
    <w:rsid w:val="001D6D2B"/>
    <w:rsid w:val="001D7A2F"/>
    <w:rsid w:val="001E0ECC"/>
    <w:rsid w:val="001E1B8A"/>
    <w:rsid w:val="001E3A05"/>
    <w:rsid w:val="001E3DE4"/>
    <w:rsid w:val="001E3EC8"/>
    <w:rsid w:val="001E44AA"/>
    <w:rsid w:val="001E4F64"/>
    <w:rsid w:val="001F181F"/>
    <w:rsid w:val="001F2386"/>
    <w:rsid w:val="001F2715"/>
    <w:rsid w:val="001F4C1D"/>
    <w:rsid w:val="001F602B"/>
    <w:rsid w:val="002000BE"/>
    <w:rsid w:val="00200A01"/>
    <w:rsid w:val="00200B24"/>
    <w:rsid w:val="00202025"/>
    <w:rsid w:val="00202225"/>
    <w:rsid w:val="00202661"/>
    <w:rsid w:val="00204ACA"/>
    <w:rsid w:val="00207BE1"/>
    <w:rsid w:val="0021013B"/>
    <w:rsid w:val="00211CF4"/>
    <w:rsid w:val="002132E4"/>
    <w:rsid w:val="002133AA"/>
    <w:rsid w:val="00213686"/>
    <w:rsid w:val="00213FE4"/>
    <w:rsid w:val="00214657"/>
    <w:rsid w:val="0021557A"/>
    <w:rsid w:val="0021711C"/>
    <w:rsid w:val="002174E3"/>
    <w:rsid w:val="00220398"/>
    <w:rsid w:val="002208B8"/>
    <w:rsid w:val="0022183A"/>
    <w:rsid w:val="00227B40"/>
    <w:rsid w:val="00231AF6"/>
    <w:rsid w:val="0023274B"/>
    <w:rsid w:val="00233025"/>
    <w:rsid w:val="00234C20"/>
    <w:rsid w:val="002354B3"/>
    <w:rsid w:val="00235A17"/>
    <w:rsid w:val="0023620E"/>
    <w:rsid w:val="0023743C"/>
    <w:rsid w:val="00241758"/>
    <w:rsid w:val="00243DD3"/>
    <w:rsid w:val="002442ED"/>
    <w:rsid w:val="0025151E"/>
    <w:rsid w:val="00251BAD"/>
    <w:rsid w:val="00253B91"/>
    <w:rsid w:val="00256183"/>
    <w:rsid w:val="0026179A"/>
    <w:rsid w:val="002621DE"/>
    <w:rsid w:val="0026268D"/>
    <w:rsid w:val="00267F92"/>
    <w:rsid w:val="002712F7"/>
    <w:rsid w:val="00272458"/>
    <w:rsid w:val="00272F46"/>
    <w:rsid w:val="00274484"/>
    <w:rsid w:val="002745A2"/>
    <w:rsid w:val="00277DC5"/>
    <w:rsid w:val="00280809"/>
    <w:rsid w:val="002810F3"/>
    <w:rsid w:val="002820BA"/>
    <w:rsid w:val="0028276F"/>
    <w:rsid w:val="0028497E"/>
    <w:rsid w:val="00285AF3"/>
    <w:rsid w:val="0028731E"/>
    <w:rsid w:val="00287825"/>
    <w:rsid w:val="002922A6"/>
    <w:rsid w:val="002930C2"/>
    <w:rsid w:val="002934FD"/>
    <w:rsid w:val="0029372F"/>
    <w:rsid w:val="00296C96"/>
    <w:rsid w:val="002975EB"/>
    <w:rsid w:val="002A175F"/>
    <w:rsid w:val="002A29A5"/>
    <w:rsid w:val="002A340D"/>
    <w:rsid w:val="002A3B17"/>
    <w:rsid w:val="002A3EFC"/>
    <w:rsid w:val="002A48F9"/>
    <w:rsid w:val="002B0565"/>
    <w:rsid w:val="002B0D2C"/>
    <w:rsid w:val="002B4B64"/>
    <w:rsid w:val="002B58AB"/>
    <w:rsid w:val="002B62FB"/>
    <w:rsid w:val="002B7258"/>
    <w:rsid w:val="002B7442"/>
    <w:rsid w:val="002C2A50"/>
    <w:rsid w:val="002C745F"/>
    <w:rsid w:val="002D014A"/>
    <w:rsid w:val="002D0DAC"/>
    <w:rsid w:val="002D1FF7"/>
    <w:rsid w:val="002D2DFF"/>
    <w:rsid w:val="002D55FE"/>
    <w:rsid w:val="002D6DBA"/>
    <w:rsid w:val="002D6F54"/>
    <w:rsid w:val="002E0BEE"/>
    <w:rsid w:val="002E0BF3"/>
    <w:rsid w:val="002E252F"/>
    <w:rsid w:val="002E5592"/>
    <w:rsid w:val="002E6B01"/>
    <w:rsid w:val="002F125C"/>
    <w:rsid w:val="002F3192"/>
    <w:rsid w:val="002F3534"/>
    <w:rsid w:val="002F644C"/>
    <w:rsid w:val="002F69DA"/>
    <w:rsid w:val="002F6DEF"/>
    <w:rsid w:val="002F7E11"/>
    <w:rsid w:val="00300FC9"/>
    <w:rsid w:val="00301CB0"/>
    <w:rsid w:val="0030301D"/>
    <w:rsid w:val="003034A1"/>
    <w:rsid w:val="00311418"/>
    <w:rsid w:val="00311A97"/>
    <w:rsid w:val="003155A4"/>
    <w:rsid w:val="00315F1A"/>
    <w:rsid w:val="0031620C"/>
    <w:rsid w:val="00317039"/>
    <w:rsid w:val="003228BC"/>
    <w:rsid w:val="00322F2C"/>
    <w:rsid w:val="00323E7A"/>
    <w:rsid w:val="00324EEF"/>
    <w:rsid w:val="00324F93"/>
    <w:rsid w:val="0032578F"/>
    <w:rsid w:val="00330F27"/>
    <w:rsid w:val="00331455"/>
    <w:rsid w:val="00331FCA"/>
    <w:rsid w:val="00334F4A"/>
    <w:rsid w:val="00335E9E"/>
    <w:rsid w:val="0034102F"/>
    <w:rsid w:val="0034190D"/>
    <w:rsid w:val="003443B4"/>
    <w:rsid w:val="00344FE7"/>
    <w:rsid w:val="00346547"/>
    <w:rsid w:val="00350DEF"/>
    <w:rsid w:val="00352C7A"/>
    <w:rsid w:val="00355E3C"/>
    <w:rsid w:val="00357B84"/>
    <w:rsid w:val="00360C06"/>
    <w:rsid w:val="00361F76"/>
    <w:rsid w:val="003621DB"/>
    <w:rsid w:val="00362368"/>
    <w:rsid w:val="003649EC"/>
    <w:rsid w:val="00365ED4"/>
    <w:rsid w:val="00366637"/>
    <w:rsid w:val="00366C58"/>
    <w:rsid w:val="00370CFA"/>
    <w:rsid w:val="00372384"/>
    <w:rsid w:val="0037317F"/>
    <w:rsid w:val="00373B54"/>
    <w:rsid w:val="003748B2"/>
    <w:rsid w:val="00374A8C"/>
    <w:rsid w:val="00375B29"/>
    <w:rsid w:val="003772D9"/>
    <w:rsid w:val="0037751A"/>
    <w:rsid w:val="003778B7"/>
    <w:rsid w:val="0038223A"/>
    <w:rsid w:val="00383150"/>
    <w:rsid w:val="00384689"/>
    <w:rsid w:val="00390A2B"/>
    <w:rsid w:val="003933F0"/>
    <w:rsid w:val="003937D9"/>
    <w:rsid w:val="00397868"/>
    <w:rsid w:val="003A1AAE"/>
    <w:rsid w:val="003A280A"/>
    <w:rsid w:val="003A31FC"/>
    <w:rsid w:val="003A3396"/>
    <w:rsid w:val="003A5BEB"/>
    <w:rsid w:val="003A5D75"/>
    <w:rsid w:val="003A755F"/>
    <w:rsid w:val="003B1F7B"/>
    <w:rsid w:val="003B5F6F"/>
    <w:rsid w:val="003B6C89"/>
    <w:rsid w:val="003B7FF0"/>
    <w:rsid w:val="003C023B"/>
    <w:rsid w:val="003C2E15"/>
    <w:rsid w:val="003C3EC6"/>
    <w:rsid w:val="003C4D63"/>
    <w:rsid w:val="003C516C"/>
    <w:rsid w:val="003C5F6C"/>
    <w:rsid w:val="003C74BF"/>
    <w:rsid w:val="003C7ABA"/>
    <w:rsid w:val="003D18D8"/>
    <w:rsid w:val="003D1978"/>
    <w:rsid w:val="003D26B4"/>
    <w:rsid w:val="003D3AD6"/>
    <w:rsid w:val="003D4C40"/>
    <w:rsid w:val="003D4DF2"/>
    <w:rsid w:val="003D5183"/>
    <w:rsid w:val="003D5546"/>
    <w:rsid w:val="003D652A"/>
    <w:rsid w:val="003D7B18"/>
    <w:rsid w:val="003E2D41"/>
    <w:rsid w:val="003E49C7"/>
    <w:rsid w:val="003E71C1"/>
    <w:rsid w:val="003E7EC2"/>
    <w:rsid w:val="003F0A38"/>
    <w:rsid w:val="003F474F"/>
    <w:rsid w:val="003F4F66"/>
    <w:rsid w:val="00400D94"/>
    <w:rsid w:val="00404C4C"/>
    <w:rsid w:val="0040541D"/>
    <w:rsid w:val="004062C2"/>
    <w:rsid w:val="00407EA5"/>
    <w:rsid w:val="00410D27"/>
    <w:rsid w:val="004123A3"/>
    <w:rsid w:val="00412FDD"/>
    <w:rsid w:val="00413295"/>
    <w:rsid w:val="00415D11"/>
    <w:rsid w:val="0041762C"/>
    <w:rsid w:val="00417C54"/>
    <w:rsid w:val="00421891"/>
    <w:rsid w:val="004221CB"/>
    <w:rsid w:val="00423926"/>
    <w:rsid w:val="004255E7"/>
    <w:rsid w:val="00427B3B"/>
    <w:rsid w:val="0043155A"/>
    <w:rsid w:val="00431ADF"/>
    <w:rsid w:val="0043361C"/>
    <w:rsid w:val="00434733"/>
    <w:rsid w:val="0043529F"/>
    <w:rsid w:val="0043542D"/>
    <w:rsid w:val="00437684"/>
    <w:rsid w:val="004409E3"/>
    <w:rsid w:val="00440D15"/>
    <w:rsid w:val="004412DD"/>
    <w:rsid w:val="00441DF9"/>
    <w:rsid w:val="0044329E"/>
    <w:rsid w:val="00444184"/>
    <w:rsid w:val="004441B0"/>
    <w:rsid w:val="0044483F"/>
    <w:rsid w:val="00445C1E"/>
    <w:rsid w:val="00446759"/>
    <w:rsid w:val="0045049A"/>
    <w:rsid w:val="00451392"/>
    <w:rsid w:val="00452A27"/>
    <w:rsid w:val="00455FCC"/>
    <w:rsid w:val="00456D0B"/>
    <w:rsid w:val="004573C6"/>
    <w:rsid w:val="00457E9E"/>
    <w:rsid w:val="00462DE7"/>
    <w:rsid w:val="0046697E"/>
    <w:rsid w:val="0047002B"/>
    <w:rsid w:val="004720A8"/>
    <w:rsid w:val="004756B9"/>
    <w:rsid w:val="00477D7B"/>
    <w:rsid w:val="004808B4"/>
    <w:rsid w:val="00483242"/>
    <w:rsid w:val="00483655"/>
    <w:rsid w:val="00487525"/>
    <w:rsid w:val="00487921"/>
    <w:rsid w:val="00490D96"/>
    <w:rsid w:val="004911AB"/>
    <w:rsid w:val="00493468"/>
    <w:rsid w:val="00493857"/>
    <w:rsid w:val="00493AE4"/>
    <w:rsid w:val="00494A62"/>
    <w:rsid w:val="004956F1"/>
    <w:rsid w:val="0049684D"/>
    <w:rsid w:val="00497E40"/>
    <w:rsid w:val="004A09A3"/>
    <w:rsid w:val="004A309A"/>
    <w:rsid w:val="004A669C"/>
    <w:rsid w:val="004A68EF"/>
    <w:rsid w:val="004A6978"/>
    <w:rsid w:val="004A7F20"/>
    <w:rsid w:val="004B06A0"/>
    <w:rsid w:val="004B3B15"/>
    <w:rsid w:val="004B6D39"/>
    <w:rsid w:val="004B759D"/>
    <w:rsid w:val="004B77F1"/>
    <w:rsid w:val="004C0006"/>
    <w:rsid w:val="004C704E"/>
    <w:rsid w:val="004C7975"/>
    <w:rsid w:val="004C7B8F"/>
    <w:rsid w:val="004D2F01"/>
    <w:rsid w:val="004D2FCC"/>
    <w:rsid w:val="004D3FB5"/>
    <w:rsid w:val="004D4413"/>
    <w:rsid w:val="004D4519"/>
    <w:rsid w:val="004D578A"/>
    <w:rsid w:val="004D5D8B"/>
    <w:rsid w:val="004D79FA"/>
    <w:rsid w:val="004E0652"/>
    <w:rsid w:val="004E19C9"/>
    <w:rsid w:val="004E4EE1"/>
    <w:rsid w:val="004E776E"/>
    <w:rsid w:val="004F0680"/>
    <w:rsid w:val="004F0A60"/>
    <w:rsid w:val="004F5B75"/>
    <w:rsid w:val="004F6136"/>
    <w:rsid w:val="004F7E40"/>
    <w:rsid w:val="0050053E"/>
    <w:rsid w:val="00500FA4"/>
    <w:rsid w:val="00501342"/>
    <w:rsid w:val="00501D0E"/>
    <w:rsid w:val="005045BB"/>
    <w:rsid w:val="00504D08"/>
    <w:rsid w:val="00507B31"/>
    <w:rsid w:val="00510A82"/>
    <w:rsid w:val="0051170C"/>
    <w:rsid w:val="00511F2D"/>
    <w:rsid w:val="00512298"/>
    <w:rsid w:val="00513018"/>
    <w:rsid w:val="00513804"/>
    <w:rsid w:val="00513D07"/>
    <w:rsid w:val="00517126"/>
    <w:rsid w:val="00520761"/>
    <w:rsid w:val="00520BCD"/>
    <w:rsid w:val="005249E6"/>
    <w:rsid w:val="00524DAC"/>
    <w:rsid w:val="00527751"/>
    <w:rsid w:val="00531774"/>
    <w:rsid w:val="00531878"/>
    <w:rsid w:val="00532E98"/>
    <w:rsid w:val="0053518B"/>
    <w:rsid w:val="005376D9"/>
    <w:rsid w:val="00537AB9"/>
    <w:rsid w:val="005401D3"/>
    <w:rsid w:val="00542575"/>
    <w:rsid w:val="00544994"/>
    <w:rsid w:val="00544A7A"/>
    <w:rsid w:val="0054637D"/>
    <w:rsid w:val="0054779B"/>
    <w:rsid w:val="00550BEF"/>
    <w:rsid w:val="00552DEB"/>
    <w:rsid w:val="005538ED"/>
    <w:rsid w:val="00556FB1"/>
    <w:rsid w:val="00557E40"/>
    <w:rsid w:val="005611B7"/>
    <w:rsid w:val="00561EAD"/>
    <w:rsid w:val="00563111"/>
    <w:rsid w:val="005659D6"/>
    <w:rsid w:val="005667CB"/>
    <w:rsid w:val="005669E1"/>
    <w:rsid w:val="005711A1"/>
    <w:rsid w:val="005742E5"/>
    <w:rsid w:val="005759AB"/>
    <w:rsid w:val="00580396"/>
    <w:rsid w:val="0058159C"/>
    <w:rsid w:val="00583814"/>
    <w:rsid w:val="005843B4"/>
    <w:rsid w:val="00594B3B"/>
    <w:rsid w:val="00595230"/>
    <w:rsid w:val="00596C33"/>
    <w:rsid w:val="00596D7A"/>
    <w:rsid w:val="005972A8"/>
    <w:rsid w:val="00597A1F"/>
    <w:rsid w:val="00597B66"/>
    <w:rsid w:val="00597DA9"/>
    <w:rsid w:val="005A13D5"/>
    <w:rsid w:val="005A16A5"/>
    <w:rsid w:val="005A233A"/>
    <w:rsid w:val="005A2D46"/>
    <w:rsid w:val="005A30C4"/>
    <w:rsid w:val="005A4457"/>
    <w:rsid w:val="005A5589"/>
    <w:rsid w:val="005B0BB1"/>
    <w:rsid w:val="005B32D3"/>
    <w:rsid w:val="005B7B50"/>
    <w:rsid w:val="005C04A6"/>
    <w:rsid w:val="005C21AB"/>
    <w:rsid w:val="005C24FA"/>
    <w:rsid w:val="005C2CF4"/>
    <w:rsid w:val="005C3BEC"/>
    <w:rsid w:val="005D0BEA"/>
    <w:rsid w:val="005D18DD"/>
    <w:rsid w:val="005D29EC"/>
    <w:rsid w:val="005D3042"/>
    <w:rsid w:val="005D70EB"/>
    <w:rsid w:val="005D7496"/>
    <w:rsid w:val="005D7634"/>
    <w:rsid w:val="005D7A4F"/>
    <w:rsid w:val="005D7B20"/>
    <w:rsid w:val="005E05D8"/>
    <w:rsid w:val="005E0B9B"/>
    <w:rsid w:val="005E156C"/>
    <w:rsid w:val="005E185B"/>
    <w:rsid w:val="005E2E2E"/>
    <w:rsid w:val="005E47FA"/>
    <w:rsid w:val="005F0B3E"/>
    <w:rsid w:val="005F320C"/>
    <w:rsid w:val="005F680D"/>
    <w:rsid w:val="005F731C"/>
    <w:rsid w:val="005F749E"/>
    <w:rsid w:val="005F7724"/>
    <w:rsid w:val="005F7F80"/>
    <w:rsid w:val="00600B92"/>
    <w:rsid w:val="006038CD"/>
    <w:rsid w:val="00605698"/>
    <w:rsid w:val="00606324"/>
    <w:rsid w:val="006066CD"/>
    <w:rsid w:val="006111ED"/>
    <w:rsid w:val="0061224B"/>
    <w:rsid w:val="00612867"/>
    <w:rsid w:val="0061309A"/>
    <w:rsid w:val="00617D14"/>
    <w:rsid w:val="00620F96"/>
    <w:rsid w:val="006221FE"/>
    <w:rsid w:val="006230D8"/>
    <w:rsid w:val="00624765"/>
    <w:rsid w:val="006260CE"/>
    <w:rsid w:val="006267C1"/>
    <w:rsid w:val="006270F9"/>
    <w:rsid w:val="00630AC7"/>
    <w:rsid w:val="00631068"/>
    <w:rsid w:val="006316B6"/>
    <w:rsid w:val="00634976"/>
    <w:rsid w:val="00634F7E"/>
    <w:rsid w:val="00637FA5"/>
    <w:rsid w:val="0064029A"/>
    <w:rsid w:val="006406A3"/>
    <w:rsid w:val="006426EB"/>
    <w:rsid w:val="0064281A"/>
    <w:rsid w:val="00642ACE"/>
    <w:rsid w:val="006437E1"/>
    <w:rsid w:val="00644A64"/>
    <w:rsid w:val="00645B66"/>
    <w:rsid w:val="00645D5B"/>
    <w:rsid w:val="00647826"/>
    <w:rsid w:val="00647D5D"/>
    <w:rsid w:val="00650040"/>
    <w:rsid w:val="00650F93"/>
    <w:rsid w:val="006518DB"/>
    <w:rsid w:val="006526A0"/>
    <w:rsid w:val="0065467D"/>
    <w:rsid w:val="0065626A"/>
    <w:rsid w:val="00661D6A"/>
    <w:rsid w:val="0066275D"/>
    <w:rsid w:val="00662CD0"/>
    <w:rsid w:val="00663840"/>
    <w:rsid w:val="0066427D"/>
    <w:rsid w:val="006674D5"/>
    <w:rsid w:val="00670DEE"/>
    <w:rsid w:val="006712CD"/>
    <w:rsid w:val="00671B7B"/>
    <w:rsid w:val="00671C30"/>
    <w:rsid w:val="00674513"/>
    <w:rsid w:val="00676344"/>
    <w:rsid w:val="0067646D"/>
    <w:rsid w:val="00680337"/>
    <w:rsid w:val="006806EB"/>
    <w:rsid w:val="00681EB8"/>
    <w:rsid w:val="00681FE2"/>
    <w:rsid w:val="006829EC"/>
    <w:rsid w:val="00682B60"/>
    <w:rsid w:val="00684B32"/>
    <w:rsid w:val="00690FCC"/>
    <w:rsid w:val="00691371"/>
    <w:rsid w:val="006934DC"/>
    <w:rsid w:val="00693D04"/>
    <w:rsid w:val="0069645C"/>
    <w:rsid w:val="00696F76"/>
    <w:rsid w:val="006A1A4C"/>
    <w:rsid w:val="006A1FF2"/>
    <w:rsid w:val="006A3665"/>
    <w:rsid w:val="006A5415"/>
    <w:rsid w:val="006A5B5C"/>
    <w:rsid w:val="006A764D"/>
    <w:rsid w:val="006A7DDE"/>
    <w:rsid w:val="006B1884"/>
    <w:rsid w:val="006B1DA5"/>
    <w:rsid w:val="006B282C"/>
    <w:rsid w:val="006B4F3D"/>
    <w:rsid w:val="006B60D8"/>
    <w:rsid w:val="006B6690"/>
    <w:rsid w:val="006B775E"/>
    <w:rsid w:val="006B7955"/>
    <w:rsid w:val="006B79B2"/>
    <w:rsid w:val="006C06A5"/>
    <w:rsid w:val="006C08D0"/>
    <w:rsid w:val="006C1E75"/>
    <w:rsid w:val="006C2C75"/>
    <w:rsid w:val="006C39B4"/>
    <w:rsid w:val="006C71D2"/>
    <w:rsid w:val="006C7E64"/>
    <w:rsid w:val="006D1256"/>
    <w:rsid w:val="006D3570"/>
    <w:rsid w:val="006D5E10"/>
    <w:rsid w:val="006D711E"/>
    <w:rsid w:val="006E20F7"/>
    <w:rsid w:val="006E31C1"/>
    <w:rsid w:val="006E43F1"/>
    <w:rsid w:val="006E44DA"/>
    <w:rsid w:val="006E5580"/>
    <w:rsid w:val="006E6938"/>
    <w:rsid w:val="006E6F9F"/>
    <w:rsid w:val="006F0454"/>
    <w:rsid w:val="006F0924"/>
    <w:rsid w:val="006F2C4E"/>
    <w:rsid w:val="006F380A"/>
    <w:rsid w:val="006F3AEC"/>
    <w:rsid w:val="006F7A51"/>
    <w:rsid w:val="007005FB"/>
    <w:rsid w:val="00700860"/>
    <w:rsid w:val="00701C75"/>
    <w:rsid w:val="0070224D"/>
    <w:rsid w:val="007033E9"/>
    <w:rsid w:val="007046A7"/>
    <w:rsid w:val="00704EDF"/>
    <w:rsid w:val="0070617A"/>
    <w:rsid w:val="00712430"/>
    <w:rsid w:val="00712CA6"/>
    <w:rsid w:val="00712E06"/>
    <w:rsid w:val="007140DA"/>
    <w:rsid w:val="00715B9C"/>
    <w:rsid w:val="0071624A"/>
    <w:rsid w:val="00721768"/>
    <w:rsid w:val="00721BF4"/>
    <w:rsid w:val="00724D78"/>
    <w:rsid w:val="007250B5"/>
    <w:rsid w:val="007260D7"/>
    <w:rsid w:val="00731B94"/>
    <w:rsid w:val="007413B1"/>
    <w:rsid w:val="0074280B"/>
    <w:rsid w:val="00742EFE"/>
    <w:rsid w:val="00745551"/>
    <w:rsid w:val="0074628C"/>
    <w:rsid w:val="00746ACF"/>
    <w:rsid w:val="00746BDA"/>
    <w:rsid w:val="0075080F"/>
    <w:rsid w:val="00753C02"/>
    <w:rsid w:val="00753F52"/>
    <w:rsid w:val="007563CE"/>
    <w:rsid w:val="00756AFE"/>
    <w:rsid w:val="00761BA5"/>
    <w:rsid w:val="00761C77"/>
    <w:rsid w:val="00762ED5"/>
    <w:rsid w:val="00765713"/>
    <w:rsid w:val="007660DA"/>
    <w:rsid w:val="007664E0"/>
    <w:rsid w:val="00775F0A"/>
    <w:rsid w:val="007760A1"/>
    <w:rsid w:val="0077659C"/>
    <w:rsid w:val="00776D66"/>
    <w:rsid w:val="007770FA"/>
    <w:rsid w:val="00780BA3"/>
    <w:rsid w:val="00780F3A"/>
    <w:rsid w:val="00782231"/>
    <w:rsid w:val="007851A7"/>
    <w:rsid w:val="00786D6D"/>
    <w:rsid w:val="00787D31"/>
    <w:rsid w:val="00790553"/>
    <w:rsid w:val="00793652"/>
    <w:rsid w:val="00795AFA"/>
    <w:rsid w:val="00796AF7"/>
    <w:rsid w:val="00796DFD"/>
    <w:rsid w:val="00797066"/>
    <w:rsid w:val="0079787D"/>
    <w:rsid w:val="00797930"/>
    <w:rsid w:val="007A06D7"/>
    <w:rsid w:val="007A3D5E"/>
    <w:rsid w:val="007A496B"/>
    <w:rsid w:val="007A582E"/>
    <w:rsid w:val="007B2E99"/>
    <w:rsid w:val="007B3EED"/>
    <w:rsid w:val="007B53AA"/>
    <w:rsid w:val="007C194C"/>
    <w:rsid w:val="007C3787"/>
    <w:rsid w:val="007C4531"/>
    <w:rsid w:val="007C675E"/>
    <w:rsid w:val="007C6B77"/>
    <w:rsid w:val="007C7B2F"/>
    <w:rsid w:val="007D702A"/>
    <w:rsid w:val="007D7518"/>
    <w:rsid w:val="007E2185"/>
    <w:rsid w:val="007E5139"/>
    <w:rsid w:val="007E585B"/>
    <w:rsid w:val="007E67D3"/>
    <w:rsid w:val="007E7773"/>
    <w:rsid w:val="007F13CD"/>
    <w:rsid w:val="007F2ACD"/>
    <w:rsid w:val="007F2B75"/>
    <w:rsid w:val="007F2DCF"/>
    <w:rsid w:val="007F357E"/>
    <w:rsid w:val="007F5FC1"/>
    <w:rsid w:val="008000D8"/>
    <w:rsid w:val="00800787"/>
    <w:rsid w:val="00800A1D"/>
    <w:rsid w:val="008033BD"/>
    <w:rsid w:val="00803580"/>
    <w:rsid w:val="00803734"/>
    <w:rsid w:val="0081038A"/>
    <w:rsid w:val="0081046D"/>
    <w:rsid w:val="008159AC"/>
    <w:rsid w:val="00816988"/>
    <w:rsid w:val="0082079C"/>
    <w:rsid w:val="00822876"/>
    <w:rsid w:val="008308FC"/>
    <w:rsid w:val="008328C5"/>
    <w:rsid w:val="00833F91"/>
    <w:rsid w:val="00837D67"/>
    <w:rsid w:val="008456E8"/>
    <w:rsid w:val="00851CE4"/>
    <w:rsid w:val="00852E3F"/>
    <w:rsid w:val="0085365A"/>
    <w:rsid w:val="00856019"/>
    <w:rsid w:val="008623E6"/>
    <w:rsid w:val="00864FFC"/>
    <w:rsid w:val="00871220"/>
    <w:rsid w:val="008729CE"/>
    <w:rsid w:val="00874B0D"/>
    <w:rsid w:val="00876472"/>
    <w:rsid w:val="0087767A"/>
    <w:rsid w:val="00877D14"/>
    <w:rsid w:val="00885EF4"/>
    <w:rsid w:val="00886305"/>
    <w:rsid w:val="00886688"/>
    <w:rsid w:val="00887E45"/>
    <w:rsid w:val="00887FAE"/>
    <w:rsid w:val="00891636"/>
    <w:rsid w:val="008925A3"/>
    <w:rsid w:val="00896CB5"/>
    <w:rsid w:val="00896E70"/>
    <w:rsid w:val="008A0902"/>
    <w:rsid w:val="008A78AA"/>
    <w:rsid w:val="008B377B"/>
    <w:rsid w:val="008B3F3E"/>
    <w:rsid w:val="008B6293"/>
    <w:rsid w:val="008B62F3"/>
    <w:rsid w:val="008B719A"/>
    <w:rsid w:val="008B7EE7"/>
    <w:rsid w:val="008C20FE"/>
    <w:rsid w:val="008C4641"/>
    <w:rsid w:val="008C5266"/>
    <w:rsid w:val="008C65C8"/>
    <w:rsid w:val="008C73A9"/>
    <w:rsid w:val="008C7723"/>
    <w:rsid w:val="008D01B3"/>
    <w:rsid w:val="008D0526"/>
    <w:rsid w:val="008D05EA"/>
    <w:rsid w:val="008D203B"/>
    <w:rsid w:val="008D3B6E"/>
    <w:rsid w:val="008D4357"/>
    <w:rsid w:val="008D5139"/>
    <w:rsid w:val="008D554E"/>
    <w:rsid w:val="008D6633"/>
    <w:rsid w:val="008D69C8"/>
    <w:rsid w:val="008E1264"/>
    <w:rsid w:val="008E18C9"/>
    <w:rsid w:val="008E1E0C"/>
    <w:rsid w:val="008E361E"/>
    <w:rsid w:val="008F26FF"/>
    <w:rsid w:val="008F2A81"/>
    <w:rsid w:val="008F3DB5"/>
    <w:rsid w:val="008F4DA1"/>
    <w:rsid w:val="008F568F"/>
    <w:rsid w:val="008F5B92"/>
    <w:rsid w:val="008F65D5"/>
    <w:rsid w:val="008F7780"/>
    <w:rsid w:val="008F7F9A"/>
    <w:rsid w:val="00900029"/>
    <w:rsid w:val="0090133D"/>
    <w:rsid w:val="00901914"/>
    <w:rsid w:val="00901A9F"/>
    <w:rsid w:val="00904C55"/>
    <w:rsid w:val="00905006"/>
    <w:rsid w:val="009073C9"/>
    <w:rsid w:val="009117D8"/>
    <w:rsid w:val="009137EB"/>
    <w:rsid w:val="00916369"/>
    <w:rsid w:val="00916590"/>
    <w:rsid w:val="009173DC"/>
    <w:rsid w:val="009226BE"/>
    <w:rsid w:val="009238CB"/>
    <w:rsid w:val="00925902"/>
    <w:rsid w:val="00926142"/>
    <w:rsid w:val="00927AAA"/>
    <w:rsid w:val="00927AEC"/>
    <w:rsid w:val="00931D48"/>
    <w:rsid w:val="00932E78"/>
    <w:rsid w:val="0093392C"/>
    <w:rsid w:val="00937178"/>
    <w:rsid w:val="00937705"/>
    <w:rsid w:val="00940810"/>
    <w:rsid w:val="009408C4"/>
    <w:rsid w:val="009425F5"/>
    <w:rsid w:val="00942AE4"/>
    <w:rsid w:val="00944BFC"/>
    <w:rsid w:val="00951A49"/>
    <w:rsid w:val="00952916"/>
    <w:rsid w:val="00953329"/>
    <w:rsid w:val="00955437"/>
    <w:rsid w:val="00955C95"/>
    <w:rsid w:val="009562A9"/>
    <w:rsid w:val="0095766D"/>
    <w:rsid w:val="00960CF5"/>
    <w:rsid w:val="0096264B"/>
    <w:rsid w:val="009638EC"/>
    <w:rsid w:val="00964F0F"/>
    <w:rsid w:val="0096522B"/>
    <w:rsid w:val="00971D8A"/>
    <w:rsid w:val="00972A0B"/>
    <w:rsid w:val="00972CFD"/>
    <w:rsid w:val="009734F7"/>
    <w:rsid w:val="00977C9E"/>
    <w:rsid w:val="00977EBD"/>
    <w:rsid w:val="0098011D"/>
    <w:rsid w:val="00980245"/>
    <w:rsid w:val="00980F65"/>
    <w:rsid w:val="009823E2"/>
    <w:rsid w:val="00982DF7"/>
    <w:rsid w:val="00983150"/>
    <w:rsid w:val="009840C7"/>
    <w:rsid w:val="00984A75"/>
    <w:rsid w:val="0098500E"/>
    <w:rsid w:val="00985016"/>
    <w:rsid w:val="00987272"/>
    <w:rsid w:val="00990133"/>
    <w:rsid w:val="00990B20"/>
    <w:rsid w:val="009935A3"/>
    <w:rsid w:val="009948DD"/>
    <w:rsid w:val="0099548B"/>
    <w:rsid w:val="009A4B84"/>
    <w:rsid w:val="009A4D4E"/>
    <w:rsid w:val="009B0E79"/>
    <w:rsid w:val="009B0EB6"/>
    <w:rsid w:val="009B1C57"/>
    <w:rsid w:val="009B20F5"/>
    <w:rsid w:val="009B4DCC"/>
    <w:rsid w:val="009B4EB8"/>
    <w:rsid w:val="009B758E"/>
    <w:rsid w:val="009B7D50"/>
    <w:rsid w:val="009B7D8B"/>
    <w:rsid w:val="009C1F31"/>
    <w:rsid w:val="009C2A13"/>
    <w:rsid w:val="009C36E9"/>
    <w:rsid w:val="009C3BA3"/>
    <w:rsid w:val="009C496C"/>
    <w:rsid w:val="009C76A8"/>
    <w:rsid w:val="009D430A"/>
    <w:rsid w:val="009E19A0"/>
    <w:rsid w:val="009E25A3"/>
    <w:rsid w:val="009E3893"/>
    <w:rsid w:val="009F2093"/>
    <w:rsid w:val="009F3191"/>
    <w:rsid w:val="009F4D2E"/>
    <w:rsid w:val="009F554C"/>
    <w:rsid w:val="009F65B0"/>
    <w:rsid w:val="00A009F1"/>
    <w:rsid w:val="00A0144D"/>
    <w:rsid w:val="00A017CE"/>
    <w:rsid w:val="00A025C7"/>
    <w:rsid w:val="00A029A1"/>
    <w:rsid w:val="00A05019"/>
    <w:rsid w:val="00A061FB"/>
    <w:rsid w:val="00A0693C"/>
    <w:rsid w:val="00A07765"/>
    <w:rsid w:val="00A1003B"/>
    <w:rsid w:val="00A1230E"/>
    <w:rsid w:val="00A127DC"/>
    <w:rsid w:val="00A12CFA"/>
    <w:rsid w:val="00A136F5"/>
    <w:rsid w:val="00A146AE"/>
    <w:rsid w:val="00A163D0"/>
    <w:rsid w:val="00A1692D"/>
    <w:rsid w:val="00A16FE7"/>
    <w:rsid w:val="00A2040A"/>
    <w:rsid w:val="00A216F5"/>
    <w:rsid w:val="00A21CC5"/>
    <w:rsid w:val="00A22A61"/>
    <w:rsid w:val="00A246D5"/>
    <w:rsid w:val="00A2470A"/>
    <w:rsid w:val="00A26AE8"/>
    <w:rsid w:val="00A27465"/>
    <w:rsid w:val="00A312EA"/>
    <w:rsid w:val="00A355B3"/>
    <w:rsid w:val="00A3567B"/>
    <w:rsid w:val="00A358E4"/>
    <w:rsid w:val="00A40BD5"/>
    <w:rsid w:val="00A4114B"/>
    <w:rsid w:val="00A429F8"/>
    <w:rsid w:val="00A44EEA"/>
    <w:rsid w:val="00A468A6"/>
    <w:rsid w:val="00A47941"/>
    <w:rsid w:val="00A50594"/>
    <w:rsid w:val="00A50A2B"/>
    <w:rsid w:val="00A55040"/>
    <w:rsid w:val="00A60130"/>
    <w:rsid w:val="00A60D32"/>
    <w:rsid w:val="00A60FD8"/>
    <w:rsid w:val="00A61179"/>
    <w:rsid w:val="00A614D5"/>
    <w:rsid w:val="00A624AE"/>
    <w:rsid w:val="00A6280B"/>
    <w:rsid w:val="00A62CFF"/>
    <w:rsid w:val="00A62ED7"/>
    <w:rsid w:val="00A64F92"/>
    <w:rsid w:val="00A67FA5"/>
    <w:rsid w:val="00A70432"/>
    <w:rsid w:val="00A72226"/>
    <w:rsid w:val="00A7261D"/>
    <w:rsid w:val="00A75648"/>
    <w:rsid w:val="00A77801"/>
    <w:rsid w:val="00A8048C"/>
    <w:rsid w:val="00A832C9"/>
    <w:rsid w:val="00A849C6"/>
    <w:rsid w:val="00A84C6D"/>
    <w:rsid w:val="00A852FD"/>
    <w:rsid w:val="00A85DB3"/>
    <w:rsid w:val="00A87801"/>
    <w:rsid w:val="00A87DFD"/>
    <w:rsid w:val="00A91581"/>
    <w:rsid w:val="00A92016"/>
    <w:rsid w:val="00A932E5"/>
    <w:rsid w:val="00A9373D"/>
    <w:rsid w:val="00A96086"/>
    <w:rsid w:val="00AA0A99"/>
    <w:rsid w:val="00AA185C"/>
    <w:rsid w:val="00AA77EA"/>
    <w:rsid w:val="00AB00DB"/>
    <w:rsid w:val="00AB0DCB"/>
    <w:rsid w:val="00AB1AAD"/>
    <w:rsid w:val="00AB2BB6"/>
    <w:rsid w:val="00AB49D8"/>
    <w:rsid w:val="00AB4C18"/>
    <w:rsid w:val="00AB4D4B"/>
    <w:rsid w:val="00AB56F5"/>
    <w:rsid w:val="00AB583F"/>
    <w:rsid w:val="00AB6525"/>
    <w:rsid w:val="00AB6862"/>
    <w:rsid w:val="00AB76BE"/>
    <w:rsid w:val="00AC08C5"/>
    <w:rsid w:val="00AC3C5A"/>
    <w:rsid w:val="00AC554A"/>
    <w:rsid w:val="00AD1339"/>
    <w:rsid w:val="00AD3CD2"/>
    <w:rsid w:val="00AD473F"/>
    <w:rsid w:val="00AD6877"/>
    <w:rsid w:val="00AD76C3"/>
    <w:rsid w:val="00AE09E4"/>
    <w:rsid w:val="00AE18A5"/>
    <w:rsid w:val="00AE1AA8"/>
    <w:rsid w:val="00AE4888"/>
    <w:rsid w:val="00AE4955"/>
    <w:rsid w:val="00AF17B6"/>
    <w:rsid w:val="00AF2054"/>
    <w:rsid w:val="00AF3775"/>
    <w:rsid w:val="00AF599C"/>
    <w:rsid w:val="00B0230E"/>
    <w:rsid w:val="00B02346"/>
    <w:rsid w:val="00B03CAD"/>
    <w:rsid w:val="00B04408"/>
    <w:rsid w:val="00B0633D"/>
    <w:rsid w:val="00B07D38"/>
    <w:rsid w:val="00B07DB4"/>
    <w:rsid w:val="00B10B8E"/>
    <w:rsid w:val="00B11F11"/>
    <w:rsid w:val="00B1210A"/>
    <w:rsid w:val="00B13281"/>
    <w:rsid w:val="00B14B1D"/>
    <w:rsid w:val="00B15F5B"/>
    <w:rsid w:val="00B16697"/>
    <w:rsid w:val="00B22759"/>
    <w:rsid w:val="00B245A8"/>
    <w:rsid w:val="00B26871"/>
    <w:rsid w:val="00B2756A"/>
    <w:rsid w:val="00B27658"/>
    <w:rsid w:val="00B328D2"/>
    <w:rsid w:val="00B35C21"/>
    <w:rsid w:val="00B368A5"/>
    <w:rsid w:val="00B37CA3"/>
    <w:rsid w:val="00B40C9B"/>
    <w:rsid w:val="00B41480"/>
    <w:rsid w:val="00B43730"/>
    <w:rsid w:val="00B43DD5"/>
    <w:rsid w:val="00B45441"/>
    <w:rsid w:val="00B46AAC"/>
    <w:rsid w:val="00B53720"/>
    <w:rsid w:val="00B5446E"/>
    <w:rsid w:val="00B5570F"/>
    <w:rsid w:val="00B57B09"/>
    <w:rsid w:val="00B6076C"/>
    <w:rsid w:val="00B60DC4"/>
    <w:rsid w:val="00B62451"/>
    <w:rsid w:val="00B63C4A"/>
    <w:rsid w:val="00B63C57"/>
    <w:rsid w:val="00B64F7F"/>
    <w:rsid w:val="00B661A2"/>
    <w:rsid w:val="00B67DD7"/>
    <w:rsid w:val="00B70020"/>
    <w:rsid w:val="00B75494"/>
    <w:rsid w:val="00B7707B"/>
    <w:rsid w:val="00B81A7B"/>
    <w:rsid w:val="00B8276E"/>
    <w:rsid w:val="00B844B6"/>
    <w:rsid w:val="00B85613"/>
    <w:rsid w:val="00B87144"/>
    <w:rsid w:val="00B91389"/>
    <w:rsid w:val="00B91F95"/>
    <w:rsid w:val="00B9261F"/>
    <w:rsid w:val="00B9303F"/>
    <w:rsid w:val="00B93293"/>
    <w:rsid w:val="00B95DAC"/>
    <w:rsid w:val="00B962F0"/>
    <w:rsid w:val="00B9681A"/>
    <w:rsid w:val="00BA1F5A"/>
    <w:rsid w:val="00BA398F"/>
    <w:rsid w:val="00BA41B9"/>
    <w:rsid w:val="00BA6789"/>
    <w:rsid w:val="00BA6A21"/>
    <w:rsid w:val="00BB06E9"/>
    <w:rsid w:val="00BB14B1"/>
    <w:rsid w:val="00BB159E"/>
    <w:rsid w:val="00BB34FF"/>
    <w:rsid w:val="00BB4517"/>
    <w:rsid w:val="00BB7A28"/>
    <w:rsid w:val="00BB7F10"/>
    <w:rsid w:val="00BC0155"/>
    <w:rsid w:val="00BC33E5"/>
    <w:rsid w:val="00BC38D0"/>
    <w:rsid w:val="00BC46E8"/>
    <w:rsid w:val="00BC6BCB"/>
    <w:rsid w:val="00BC6CAF"/>
    <w:rsid w:val="00BC7CC4"/>
    <w:rsid w:val="00BD0074"/>
    <w:rsid w:val="00BD2903"/>
    <w:rsid w:val="00BD6440"/>
    <w:rsid w:val="00BD7A63"/>
    <w:rsid w:val="00BE5528"/>
    <w:rsid w:val="00BE596E"/>
    <w:rsid w:val="00BE6214"/>
    <w:rsid w:val="00BE7139"/>
    <w:rsid w:val="00BE7D8D"/>
    <w:rsid w:val="00BF4C7C"/>
    <w:rsid w:val="00C0015B"/>
    <w:rsid w:val="00C03C95"/>
    <w:rsid w:val="00C04E3E"/>
    <w:rsid w:val="00C0741C"/>
    <w:rsid w:val="00C10FB6"/>
    <w:rsid w:val="00C13145"/>
    <w:rsid w:val="00C143C6"/>
    <w:rsid w:val="00C15614"/>
    <w:rsid w:val="00C158A3"/>
    <w:rsid w:val="00C16350"/>
    <w:rsid w:val="00C2174C"/>
    <w:rsid w:val="00C2606A"/>
    <w:rsid w:val="00C2739A"/>
    <w:rsid w:val="00C32A51"/>
    <w:rsid w:val="00C349EC"/>
    <w:rsid w:val="00C35C02"/>
    <w:rsid w:val="00C36008"/>
    <w:rsid w:val="00C3600D"/>
    <w:rsid w:val="00C3621D"/>
    <w:rsid w:val="00C36D42"/>
    <w:rsid w:val="00C37FEC"/>
    <w:rsid w:val="00C40A66"/>
    <w:rsid w:val="00C41C2D"/>
    <w:rsid w:val="00C41E12"/>
    <w:rsid w:val="00C43B79"/>
    <w:rsid w:val="00C46686"/>
    <w:rsid w:val="00C471CD"/>
    <w:rsid w:val="00C47310"/>
    <w:rsid w:val="00C5038D"/>
    <w:rsid w:val="00C50713"/>
    <w:rsid w:val="00C50954"/>
    <w:rsid w:val="00C50E57"/>
    <w:rsid w:val="00C564B6"/>
    <w:rsid w:val="00C60A62"/>
    <w:rsid w:val="00C623DE"/>
    <w:rsid w:val="00C633AE"/>
    <w:rsid w:val="00C6423F"/>
    <w:rsid w:val="00C64F17"/>
    <w:rsid w:val="00C6527C"/>
    <w:rsid w:val="00C65B4E"/>
    <w:rsid w:val="00C7013D"/>
    <w:rsid w:val="00C71B0D"/>
    <w:rsid w:val="00C71B44"/>
    <w:rsid w:val="00C71F1C"/>
    <w:rsid w:val="00C72A17"/>
    <w:rsid w:val="00C72DA0"/>
    <w:rsid w:val="00C73480"/>
    <w:rsid w:val="00C74108"/>
    <w:rsid w:val="00C76828"/>
    <w:rsid w:val="00C77B11"/>
    <w:rsid w:val="00C77B8D"/>
    <w:rsid w:val="00C77FC5"/>
    <w:rsid w:val="00C8127C"/>
    <w:rsid w:val="00C817E9"/>
    <w:rsid w:val="00C82812"/>
    <w:rsid w:val="00C85CA8"/>
    <w:rsid w:val="00C900BD"/>
    <w:rsid w:val="00C90A37"/>
    <w:rsid w:val="00C937A2"/>
    <w:rsid w:val="00C95012"/>
    <w:rsid w:val="00CA1DF8"/>
    <w:rsid w:val="00CB0E20"/>
    <w:rsid w:val="00CB2088"/>
    <w:rsid w:val="00CB258F"/>
    <w:rsid w:val="00CB2695"/>
    <w:rsid w:val="00CB2BC7"/>
    <w:rsid w:val="00CB45C5"/>
    <w:rsid w:val="00CB5AA1"/>
    <w:rsid w:val="00CB5D3B"/>
    <w:rsid w:val="00CB6573"/>
    <w:rsid w:val="00CB74D7"/>
    <w:rsid w:val="00CB7CBC"/>
    <w:rsid w:val="00CC1D58"/>
    <w:rsid w:val="00CC514F"/>
    <w:rsid w:val="00CC613A"/>
    <w:rsid w:val="00CD2C6A"/>
    <w:rsid w:val="00CD6127"/>
    <w:rsid w:val="00CD73C8"/>
    <w:rsid w:val="00CD7BB7"/>
    <w:rsid w:val="00CD7CA0"/>
    <w:rsid w:val="00CE062E"/>
    <w:rsid w:val="00CE421E"/>
    <w:rsid w:val="00CE680F"/>
    <w:rsid w:val="00CF0AF1"/>
    <w:rsid w:val="00CF3C5A"/>
    <w:rsid w:val="00CF42DE"/>
    <w:rsid w:val="00CF49B8"/>
    <w:rsid w:val="00CF6546"/>
    <w:rsid w:val="00CF6568"/>
    <w:rsid w:val="00CF6638"/>
    <w:rsid w:val="00CF79B6"/>
    <w:rsid w:val="00CF7A93"/>
    <w:rsid w:val="00D01E31"/>
    <w:rsid w:val="00D03358"/>
    <w:rsid w:val="00D0636A"/>
    <w:rsid w:val="00D109A5"/>
    <w:rsid w:val="00D110F6"/>
    <w:rsid w:val="00D12259"/>
    <w:rsid w:val="00D143F6"/>
    <w:rsid w:val="00D15C71"/>
    <w:rsid w:val="00D16DB8"/>
    <w:rsid w:val="00D171ED"/>
    <w:rsid w:val="00D2188B"/>
    <w:rsid w:val="00D24B6C"/>
    <w:rsid w:val="00D26AF5"/>
    <w:rsid w:val="00D32ACD"/>
    <w:rsid w:val="00D32E0D"/>
    <w:rsid w:val="00D35E25"/>
    <w:rsid w:val="00D3625E"/>
    <w:rsid w:val="00D40963"/>
    <w:rsid w:val="00D415E7"/>
    <w:rsid w:val="00D418A3"/>
    <w:rsid w:val="00D419AE"/>
    <w:rsid w:val="00D434CE"/>
    <w:rsid w:val="00D45C87"/>
    <w:rsid w:val="00D4611A"/>
    <w:rsid w:val="00D51036"/>
    <w:rsid w:val="00D55580"/>
    <w:rsid w:val="00D56877"/>
    <w:rsid w:val="00D626A0"/>
    <w:rsid w:val="00D6314B"/>
    <w:rsid w:val="00D64DD6"/>
    <w:rsid w:val="00D65832"/>
    <w:rsid w:val="00D66E1B"/>
    <w:rsid w:val="00D71A39"/>
    <w:rsid w:val="00D71EE3"/>
    <w:rsid w:val="00D72BB2"/>
    <w:rsid w:val="00D7686B"/>
    <w:rsid w:val="00D80036"/>
    <w:rsid w:val="00D81AD0"/>
    <w:rsid w:val="00D843CA"/>
    <w:rsid w:val="00D85034"/>
    <w:rsid w:val="00D869D1"/>
    <w:rsid w:val="00D86FA3"/>
    <w:rsid w:val="00D87007"/>
    <w:rsid w:val="00D92F85"/>
    <w:rsid w:val="00D942D0"/>
    <w:rsid w:val="00D966E4"/>
    <w:rsid w:val="00DA19D7"/>
    <w:rsid w:val="00DA6BAB"/>
    <w:rsid w:val="00DB1FD1"/>
    <w:rsid w:val="00DB23FB"/>
    <w:rsid w:val="00DB3B01"/>
    <w:rsid w:val="00DC0CF1"/>
    <w:rsid w:val="00DC30CB"/>
    <w:rsid w:val="00DC4D95"/>
    <w:rsid w:val="00DC7795"/>
    <w:rsid w:val="00DC7AE5"/>
    <w:rsid w:val="00DC7D07"/>
    <w:rsid w:val="00DD5171"/>
    <w:rsid w:val="00DD5205"/>
    <w:rsid w:val="00DD617E"/>
    <w:rsid w:val="00DD6285"/>
    <w:rsid w:val="00DE2F03"/>
    <w:rsid w:val="00DE42FA"/>
    <w:rsid w:val="00DE5A52"/>
    <w:rsid w:val="00DE66D3"/>
    <w:rsid w:val="00DE7F92"/>
    <w:rsid w:val="00DF03DA"/>
    <w:rsid w:val="00DF0717"/>
    <w:rsid w:val="00DF3FBA"/>
    <w:rsid w:val="00DF4B99"/>
    <w:rsid w:val="00DF4DA0"/>
    <w:rsid w:val="00DF675E"/>
    <w:rsid w:val="00E014D3"/>
    <w:rsid w:val="00E031D2"/>
    <w:rsid w:val="00E03202"/>
    <w:rsid w:val="00E03750"/>
    <w:rsid w:val="00E04E7B"/>
    <w:rsid w:val="00E053C6"/>
    <w:rsid w:val="00E05F46"/>
    <w:rsid w:val="00E0709A"/>
    <w:rsid w:val="00E105F6"/>
    <w:rsid w:val="00E12467"/>
    <w:rsid w:val="00E1403F"/>
    <w:rsid w:val="00E170AF"/>
    <w:rsid w:val="00E20915"/>
    <w:rsid w:val="00E2273F"/>
    <w:rsid w:val="00E253E8"/>
    <w:rsid w:val="00E25D21"/>
    <w:rsid w:val="00E26734"/>
    <w:rsid w:val="00E27E47"/>
    <w:rsid w:val="00E30842"/>
    <w:rsid w:val="00E335EA"/>
    <w:rsid w:val="00E33F01"/>
    <w:rsid w:val="00E34ABA"/>
    <w:rsid w:val="00E35973"/>
    <w:rsid w:val="00E36B4C"/>
    <w:rsid w:val="00E36C53"/>
    <w:rsid w:val="00E3759B"/>
    <w:rsid w:val="00E40579"/>
    <w:rsid w:val="00E40FBD"/>
    <w:rsid w:val="00E432EF"/>
    <w:rsid w:val="00E4369D"/>
    <w:rsid w:val="00E44A2E"/>
    <w:rsid w:val="00E46C70"/>
    <w:rsid w:val="00E47F1D"/>
    <w:rsid w:val="00E50122"/>
    <w:rsid w:val="00E503A1"/>
    <w:rsid w:val="00E510BD"/>
    <w:rsid w:val="00E5111B"/>
    <w:rsid w:val="00E5582A"/>
    <w:rsid w:val="00E57F84"/>
    <w:rsid w:val="00E604B1"/>
    <w:rsid w:val="00E63251"/>
    <w:rsid w:val="00E64394"/>
    <w:rsid w:val="00E64684"/>
    <w:rsid w:val="00E66085"/>
    <w:rsid w:val="00E66756"/>
    <w:rsid w:val="00E668BD"/>
    <w:rsid w:val="00E668FC"/>
    <w:rsid w:val="00E6799C"/>
    <w:rsid w:val="00E716B5"/>
    <w:rsid w:val="00E73EA9"/>
    <w:rsid w:val="00E747E9"/>
    <w:rsid w:val="00E7525D"/>
    <w:rsid w:val="00E75506"/>
    <w:rsid w:val="00E769FE"/>
    <w:rsid w:val="00E80CA6"/>
    <w:rsid w:val="00E81303"/>
    <w:rsid w:val="00E84DF6"/>
    <w:rsid w:val="00E85282"/>
    <w:rsid w:val="00E85576"/>
    <w:rsid w:val="00E90B1F"/>
    <w:rsid w:val="00E91370"/>
    <w:rsid w:val="00E93C47"/>
    <w:rsid w:val="00E93FCF"/>
    <w:rsid w:val="00E948D7"/>
    <w:rsid w:val="00E9561F"/>
    <w:rsid w:val="00E9777A"/>
    <w:rsid w:val="00EA127F"/>
    <w:rsid w:val="00EA194B"/>
    <w:rsid w:val="00EA31F2"/>
    <w:rsid w:val="00EA3CF6"/>
    <w:rsid w:val="00EA3E6F"/>
    <w:rsid w:val="00EA5CD3"/>
    <w:rsid w:val="00EB27C5"/>
    <w:rsid w:val="00EB301B"/>
    <w:rsid w:val="00EB32F8"/>
    <w:rsid w:val="00EB6A6D"/>
    <w:rsid w:val="00EC2C4D"/>
    <w:rsid w:val="00EC56B7"/>
    <w:rsid w:val="00ED2F8C"/>
    <w:rsid w:val="00ED4FC4"/>
    <w:rsid w:val="00ED5190"/>
    <w:rsid w:val="00EE0109"/>
    <w:rsid w:val="00EE01F4"/>
    <w:rsid w:val="00EE2939"/>
    <w:rsid w:val="00EE2E26"/>
    <w:rsid w:val="00EE65BB"/>
    <w:rsid w:val="00EF34CE"/>
    <w:rsid w:val="00EF3C10"/>
    <w:rsid w:val="00EF6E2F"/>
    <w:rsid w:val="00EF6F74"/>
    <w:rsid w:val="00EF7AE6"/>
    <w:rsid w:val="00EF7D67"/>
    <w:rsid w:val="00F005D6"/>
    <w:rsid w:val="00F00689"/>
    <w:rsid w:val="00F0079E"/>
    <w:rsid w:val="00F036DE"/>
    <w:rsid w:val="00F045CA"/>
    <w:rsid w:val="00F071A2"/>
    <w:rsid w:val="00F10A59"/>
    <w:rsid w:val="00F11FB9"/>
    <w:rsid w:val="00F1219D"/>
    <w:rsid w:val="00F13831"/>
    <w:rsid w:val="00F140CF"/>
    <w:rsid w:val="00F148BA"/>
    <w:rsid w:val="00F154AF"/>
    <w:rsid w:val="00F15840"/>
    <w:rsid w:val="00F163CA"/>
    <w:rsid w:val="00F16898"/>
    <w:rsid w:val="00F174F9"/>
    <w:rsid w:val="00F176E7"/>
    <w:rsid w:val="00F24FCA"/>
    <w:rsid w:val="00F25300"/>
    <w:rsid w:val="00F25837"/>
    <w:rsid w:val="00F25BCF"/>
    <w:rsid w:val="00F300A5"/>
    <w:rsid w:val="00F30AAB"/>
    <w:rsid w:val="00F31F42"/>
    <w:rsid w:val="00F32156"/>
    <w:rsid w:val="00F329FA"/>
    <w:rsid w:val="00F34ACC"/>
    <w:rsid w:val="00F366F3"/>
    <w:rsid w:val="00F3722F"/>
    <w:rsid w:val="00F37E45"/>
    <w:rsid w:val="00F428D1"/>
    <w:rsid w:val="00F47ADB"/>
    <w:rsid w:val="00F502F6"/>
    <w:rsid w:val="00F5097A"/>
    <w:rsid w:val="00F51ACB"/>
    <w:rsid w:val="00F52D5E"/>
    <w:rsid w:val="00F5672C"/>
    <w:rsid w:val="00F57154"/>
    <w:rsid w:val="00F611DD"/>
    <w:rsid w:val="00F6186B"/>
    <w:rsid w:val="00F62CAD"/>
    <w:rsid w:val="00F63CFF"/>
    <w:rsid w:val="00F670B8"/>
    <w:rsid w:val="00F674A7"/>
    <w:rsid w:val="00F67C89"/>
    <w:rsid w:val="00F70BC1"/>
    <w:rsid w:val="00F7132D"/>
    <w:rsid w:val="00F714E7"/>
    <w:rsid w:val="00F7392B"/>
    <w:rsid w:val="00F769D5"/>
    <w:rsid w:val="00F801AB"/>
    <w:rsid w:val="00F81A99"/>
    <w:rsid w:val="00F82A3B"/>
    <w:rsid w:val="00F835DE"/>
    <w:rsid w:val="00F83604"/>
    <w:rsid w:val="00F90D4F"/>
    <w:rsid w:val="00F9147D"/>
    <w:rsid w:val="00F917C1"/>
    <w:rsid w:val="00F91DD8"/>
    <w:rsid w:val="00F957F6"/>
    <w:rsid w:val="00F96153"/>
    <w:rsid w:val="00FA0EB4"/>
    <w:rsid w:val="00FA165F"/>
    <w:rsid w:val="00FA1C1D"/>
    <w:rsid w:val="00FA586A"/>
    <w:rsid w:val="00FA6509"/>
    <w:rsid w:val="00FB0E32"/>
    <w:rsid w:val="00FB1C2C"/>
    <w:rsid w:val="00FB2495"/>
    <w:rsid w:val="00FB3B35"/>
    <w:rsid w:val="00FB5795"/>
    <w:rsid w:val="00FB58F6"/>
    <w:rsid w:val="00FC0940"/>
    <w:rsid w:val="00FC0EA9"/>
    <w:rsid w:val="00FC11F3"/>
    <w:rsid w:val="00FC24D0"/>
    <w:rsid w:val="00FC36C2"/>
    <w:rsid w:val="00FC5E9C"/>
    <w:rsid w:val="00FC60BF"/>
    <w:rsid w:val="00FC73B7"/>
    <w:rsid w:val="00FD03F3"/>
    <w:rsid w:val="00FD05D5"/>
    <w:rsid w:val="00FD1044"/>
    <w:rsid w:val="00FD54C9"/>
    <w:rsid w:val="00FD69F3"/>
    <w:rsid w:val="00FE0B0B"/>
    <w:rsid w:val="00FE20AD"/>
    <w:rsid w:val="00FE4BE3"/>
    <w:rsid w:val="00FE606A"/>
    <w:rsid w:val="00FF073A"/>
    <w:rsid w:val="00FF0ACE"/>
    <w:rsid w:val="00FF0E65"/>
    <w:rsid w:val="00FF2798"/>
    <w:rsid w:val="00FF29D8"/>
    <w:rsid w:val="00FF4801"/>
    <w:rsid w:val="00FF5FC2"/>
    <w:rsid w:val="13CD9C0D"/>
    <w:rsid w:val="25C366F9"/>
    <w:rsid w:val="2E1240DD"/>
    <w:rsid w:val="2FD2EF64"/>
    <w:rsid w:val="42A6D2F4"/>
    <w:rsid w:val="42FD57F3"/>
    <w:rsid w:val="4442A355"/>
    <w:rsid w:val="5A06D2D8"/>
    <w:rsid w:val="66BC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B7EA5F"/>
  <w15:docId w15:val="{2E5DE5F0-BD99-F443-BBB6-0BCA6CD4C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E680F"/>
    <w:pPr>
      <w:spacing w:line="240" w:lineRule="atLeast"/>
      <w:jc w:val="both"/>
    </w:pPr>
    <w:rPr>
      <w:rFonts w:ascii="Arial" w:hAnsi="Arial"/>
      <w:lang w:val="nl-NL" w:eastAsia="nl-NL"/>
    </w:rPr>
  </w:style>
  <w:style w:type="paragraph" w:styleId="Kop1">
    <w:name w:val="heading 1"/>
    <w:basedOn w:val="Standaard"/>
    <w:next w:val="Standaard"/>
    <w:link w:val="Kop1Char1"/>
    <w:autoRedefine/>
    <w:uiPriority w:val="9"/>
    <w:qFormat/>
    <w:rsid w:val="00272458"/>
    <w:pPr>
      <w:keepNext/>
      <w:pageBreakBefore/>
      <w:numPr>
        <w:numId w:val="3"/>
      </w:numPr>
      <w:tabs>
        <w:tab w:val="left" w:pos="624"/>
      </w:tabs>
      <w:spacing w:before="240" w:after="240" w:line="240" w:lineRule="auto"/>
      <w:outlineLvl w:val="0"/>
    </w:pPr>
    <w:rPr>
      <w:rFonts w:cs="Arial"/>
      <w:b/>
      <w:bCs/>
      <w:color w:val="00A1E1"/>
      <w:sz w:val="40"/>
      <w:szCs w:val="32"/>
    </w:rPr>
  </w:style>
  <w:style w:type="paragraph" w:styleId="Kop2">
    <w:name w:val="heading 2"/>
    <w:basedOn w:val="Kop1"/>
    <w:next w:val="Standaard"/>
    <w:link w:val="Kop2Char1"/>
    <w:autoRedefine/>
    <w:qFormat/>
    <w:rsid w:val="00272458"/>
    <w:pPr>
      <w:pageBreakBefore w:val="0"/>
      <w:numPr>
        <w:ilvl w:val="1"/>
      </w:numPr>
      <w:spacing w:before="360"/>
      <w:outlineLvl w:val="1"/>
    </w:pPr>
    <w:rPr>
      <w:bCs w:val="0"/>
      <w:iCs/>
      <w:sz w:val="28"/>
      <w:szCs w:val="28"/>
    </w:rPr>
  </w:style>
  <w:style w:type="paragraph" w:styleId="Kop3">
    <w:name w:val="heading 3"/>
    <w:basedOn w:val="Kop2"/>
    <w:next w:val="Standaard"/>
    <w:link w:val="Kop3Char"/>
    <w:autoRedefine/>
    <w:qFormat/>
    <w:rsid w:val="00184542"/>
    <w:pPr>
      <w:numPr>
        <w:ilvl w:val="2"/>
      </w:numPr>
      <w:outlineLvl w:val="2"/>
    </w:pPr>
    <w:rPr>
      <w:bCs/>
      <w:i/>
      <w:sz w:val="24"/>
      <w:szCs w:val="26"/>
    </w:rPr>
  </w:style>
  <w:style w:type="paragraph" w:styleId="Kop4">
    <w:name w:val="heading 4"/>
    <w:basedOn w:val="Standaard"/>
    <w:next w:val="Standaard"/>
    <w:qFormat/>
    <w:rsid w:val="007C194C"/>
    <w:pPr>
      <w:keepNext/>
      <w:numPr>
        <w:ilvl w:val="3"/>
        <w:numId w:val="3"/>
      </w:numPr>
      <w:tabs>
        <w:tab w:val="num" w:pos="2520"/>
      </w:tabs>
      <w:spacing w:before="120" w:line="240" w:lineRule="auto"/>
      <w:outlineLvl w:val="3"/>
    </w:pPr>
    <w:rPr>
      <w:b/>
      <w:i/>
      <w:sz w:val="22"/>
    </w:rPr>
  </w:style>
  <w:style w:type="paragraph" w:styleId="Kop5">
    <w:name w:val="heading 5"/>
    <w:basedOn w:val="Standaard"/>
    <w:next w:val="Standaard"/>
    <w:qFormat/>
    <w:rsid w:val="007C194C"/>
    <w:pPr>
      <w:keepNext/>
      <w:numPr>
        <w:ilvl w:val="4"/>
        <w:numId w:val="3"/>
      </w:numPr>
      <w:tabs>
        <w:tab w:val="num" w:pos="2880"/>
      </w:tabs>
      <w:spacing w:line="240" w:lineRule="auto"/>
      <w:outlineLvl w:val="4"/>
    </w:pPr>
    <w:rPr>
      <w:b/>
      <w:sz w:val="24"/>
    </w:rPr>
  </w:style>
  <w:style w:type="paragraph" w:styleId="Kop6">
    <w:name w:val="heading 6"/>
    <w:basedOn w:val="Standaard"/>
    <w:next w:val="Standaard"/>
    <w:qFormat/>
    <w:rsid w:val="007C194C"/>
    <w:pPr>
      <w:keepNext/>
      <w:numPr>
        <w:ilvl w:val="5"/>
        <w:numId w:val="3"/>
      </w:numPr>
      <w:spacing w:line="240" w:lineRule="auto"/>
      <w:outlineLvl w:val="5"/>
    </w:pPr>
    <w:rPr>
      <w:rFonts w:ascii="Univers (PCL6)" w:hAnsi="Univers (PCL6)"/>
      <w:b/>
    </w:rPr>
  </w:style>
  <w:style w:type="paragraph" w:styleId="Kop7">
    <w:name w:val="heading 7"/>
    <w:basedOn w:val="Standaard"/>
    <w:next w:val="Standaard"/>
    <w:qFormat/>
    <w:rsid w:val="007C194C"/>
    <w:pPr>
      <w:keepNext/>
      <w:numPr>
        <w:ilvl w:val="6"/>
        <w:numId w:val="3"/>
      </w:numPr>
      <w:spacing w:line="240" w:lineRule="auto"/>
      <w:outlineLvl w:val="6"/>
    </w:pPr>
    <w:rPr>
      <w:rFonts w:ascii="Univers (PCL6)" w:hAnsi="Univers (PCL6)"/>
      <w:b/>
      <w:sz w:val="24"/>
    </w:rPr>
  </w:style>
  <w:style w:type="paragraph" w:styleId="Kop8">
    <w:name w:val="heading 8"/>
    <w:basedOn w:val="Standaard"/>
    <w:next w:val="Standaard"/>
    <w:qFormat/>
    <w:rsid w:val="007C194C"/>
    <w:pPr>
      <w:keepNext/>
      <w:numPr>
        <w:ilvl w:val="7"/>
        <w:numId w:val="3"/>
      </w:numPr>
      <w:spacing w:line="240" w:lineRule="auto"/>
      <w:jc w:val="center"/>
      <w:outlineLvl w:val="7"/>
    </w:pPr>
    <w:rPr>
      <w:b/>
      <w:snapToGrid w:val="0"/>
      <w:color w:val="000000"/>
      <w:sz w:val="16"/>
    </w:rPr>
  </w:style>
  <w:style w:type="paragraph" w:styleId="Kop9">
    <w:name w:val="heading 9"/>
    <w:basedOn w:val="Standaard"/>
    <w:next w:val="Standaard"/>
    <w:qFormat/>
    <w:rsid w:val="007C194C"/>
    <w:pPr>
      <w:keepNext/>
      <w:numPr>
        <w:ilvl w:val="8"/>
        <w:numId w:val="3"/>
      </w:numPr>
      <w:spacing w:line="240" w:lineRule="auto"/>
      <w:outlineLvl w:val="8"/>
    </w:pPr>
    <w:rPr>
      <w:b/>
      <w:snapToGrid w:val="0"/>
      <w:color w:val="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rsid w:val="007C194C"/>
    <w:pPr>
      <w:tabs>
        <w:tab w:val="center" w:pos="4153"/>
        <w:tab w:val="right" w:pos="8306"/>
      </w:tabs>
    </w:pPr>
  </w:style>
  <w:style w:type="paragraph" w:customStyle="1" w:styleId="Huisstijl-Kopje">
    <w:name w:val="Huisstijl-Kopje"/>
    <w:basedOn w:val="Huisstijl-Gegeven"/>
    <w:rsid w:val="007C194C"/>
    <w:rPr>
      <w:b/>
      <w:sz w:val="18"/>
    </w:rPr>
  </w:style>
  <w:style w:type="paragraph" w:customStyle="1" w:styleId="Huisstijl-Gegeven">
    <w:name w:val="Huisstijl-Gegeven"/>
    <w:basedOn w:val="Standaard"/>
    <w:rsid w:val="007C194C"/>
    <w:pPr>
      <w:spacing w:line="240" w:lineRule="exact"/>
    </w:pPr>
    <w:rPr>
      <w:noProof/>
    </w:rPr>
  </w:style>
  <w:style w:type="paragraph" w:customStyle="1" w:styleId="Huisstijl-Adres">
    <w:name w:val="Huisstijl-Adres"/>
    <w:basedOn w:val="Huisstijl-Gegeven"/>
    <w:rsid w:val="007C194C"/>
  </w:style>
  <w:style w:type="paragraph" w:styleId="Voettekst">
    <w:name w:val="footer"/>
    <w:basedOn w:val="Standaard"/>
    <w:rsid w:val="007C194C"/>
    <w:pPr>
      <w:tabs>
        <w:tab w:val="center" w:pos="4153"/>
        <w:tab w:val="right" w:pos="8306"/>
      </w:tabs>
    </w:pPr>
  </w:style>
  <w:style w:type="paragraph" w:styleId="Inhopg1">
    <w:name w:val="toc 1"/>
    <w:basedOn w:val="Standaard"/>
    <w:next w:val="Standaard"/>
    <w:uiPriority w:val="39"/>
    <w:rsid w:val="007C194C"/>
    <w:pPr>
      <w:tabs>
        <w:tab w:val="left" w:pos="380"/>
        <w:tab w:val="left" w:pos="7000"/>
      </w:tabs>
      <w:ind w:left="380" w:right="1980" w:hanging="380"/>
    </w:pPr>
    <w:rPr>
      <w:b/>
    </w:rPr>
  </w:style>
  <w:style w:type="paragraph" w:customStyle="1" w:styleId="Huisstijl-Naw">
    <w:name w:val="Huisstijl-Naw"/>
    <w:basedOn w:val="Standaard"/>
    <w:rsid w:val="007C194C"/>
    <w:rPr>
      <w:noProof/>
    </w:rPr>
  </w:style>
  <w:style w:type="paragraph" w:customStyle="1" w:styleId="Huisstijl-Titel">
    <w:name w:val="Huisstijl-Titel"/>
    <w:basedOn w:val="Standaard"/>
    <w:rsid w:val="007C194C"/>
    <w:pPr>
      <w:spacing w:line="480" w:lineRule="exact"/>
    </w:pPr>
    <w:rPr>
      <w:b/>
      <w:noProof/>
      <w:sz w:val="40"/>
    </w:rPr>
  </w:style>
  <w:style w:type="paragraph" w:customStyle="1" w:styleId="Huisstijl-Voettekst">
    <w:name w:val="Huisstijl-Voettekst"/>
    <w:basedOn w:val="Standaard"/>
    <w:rsid w:val="007C194C"/>
    <w:pPr>
      <w:spacing w:line="200" w:lineRule="exact"/>
    </w:pPr>
    <w:rPr>
      <w:noProof/>
      <w:sz w:val="14"/>
    </w:rPr>
  </w:style>
  <w:style w:type="paragraph" w:styleId="Inhopg2">
    <w:name w:val="toc 2"/>
    <w:basedOn w:val="Inhopg1"/>
    <w:next w:val="Standaard"/>
    <w:uiPriority w:val="39"/>
    <w:rsid w:val="007C194C"/>
    <w:pPr>
      <w:tabs>
        <w:tab w:val="left" w:leader="dot" w:pos="7000"/>
      </w:tabs>
    </w:pPr>
    <w:rPr>
      <w:b w:val="0"/>
    </w:rPr>
  </w:style>
  <w:style w:type="paragraph" w:styleId="Inhopg3">
    <w:name w:val="toc 3"/>
    <w:basedOn w:val="Inhopg2"/>
    <w:next w:val="Standaard"/>
    <w:uiPriority w:val="39"/>
    <w:rsid w:val="007C194C"/>
  </w:style>
  <w:style w:type="paragraph" w:styleId="Inhopg4">
    <w:name w:val="toc 4"/>
    <w:basedOn w:val="Standaard"/>
    <w:next w:val="Standaard"/>
    <w:semiHidden/>
    <w:rsid w:val="007C194C"/>
    <w:pPr>
      <w:ind w:left="540"/>
    </w:pPr>
  </w:style>
  <w:style w:type="paragraph" w:styleId="Inhopg5">
    <w:name w:val="toc 5"/>
    <w:basedOn w:val="Standaard"/>
    <w:next w:val="Standaard"/>
    <w:semiHidden/>
    <w:rsid w:val="007C194C"/>
    <w:pPr>
      <w:ind w:left="720"/>
    </w:pPr>
  </w:style>
  <w:style w:type="paragraph" w:styleId="Inhopg6">
    <w:name w:val="toc 6"/>
    <w:basedOn w:val="Standaard"/>
    <w:next w:val="Standaard"/>
    <w:semiHidden/>
    <w:rsid w:val="007C194C"/>
    <w:pPr>
      <w:ind w:left="900"/>
    </w:pPr>
  </w:style>
  <w:style w:type="paragraph" w:styleId="Inhopg7">
    <w:name w:val="toc 7"/>
    <w:basedOn w:val="Standaard"/>
    <w:next w:val="Standaard"/>
    <w:semiHidden/>
    <w:rsid w:val="007C194C"/>
    <w:pPr>
      <w:ind w:left="1080"/>
    </w:pPr>
  </w:style>
  <w:style w:type="paragraph" w:styleId="Inhopg8">
    <w:name w:val="toc 8"/>
    <w:basedOn w:val="Standaard"/>
    <w:next w:val="Standaard"/>
    <w:semiHidden/>
    <w:rsid w:val="007C194C"/>
    <w:pPr>
      <w:ind w:left="1260"/>
    </w:pPr>
  </w:style>
  <w:style w:type="paragraph" w:styleId="Inhopg9">
    <w:name w:val="toc 9"/>
    <w:basedOn w:val="Standaard"/>
    <w:next w:val="Standaard"/>
    <w:semiHidden/>
    <w:rsid w:val="007C194C"/>
    <w:pPr>
      <w:ind w:left="1440"/>
    </w:pPr>
  </w:style>
  <w:style w:type="character" w:styleId="Voetnootmarkering">
    <w:name w:val="footnote reference"/>
    <w:uiPriority w:val="99"/>
    <w:rsid w:val="007C194C"/>
    <w:rPr>
      <w:vertAlign w:val="superscript"/>
    </w:rPr>
  </w:style>
  <w:style w:type="paragraph" w:styleId="Eindnoottekst">
    <w:name w:val="endnote text"/>
    <w:basedOn w:val="Standaard"/>
    <w:semiHidden/>
    <w:rsid w:val="007C194C"/>
    <w:pPr>
      <w:spacing w:line="240" w:lineRule="auto"/>
    </w:pPr>
    <w:rPr>
      <w:rFonts w:ascii="Univers (PCL6)" w:hAnsi="Univers (PCL6)"/>
    </w:rPr>
  </w:style>
  <w:style w:type="paragraph" w:styleId="Voetnoottekst">
    <w:name w:val="footnote text"/>
    <w:basedOn w:val="Standaard"/>
    <w:link w:val="VoetnoottekstChar"/>
    <w:autoRedefine/>
    <w:uiPriority w:val="99"/>
    <w:qFormat/>
    <w:rsid w:val="00A355B3"/>
    <w:pPr>
      <w:tabs>
        <w:tab w:val="left" w:pos="1560"/>
      </w:tabs>
      <w:spacing w:line="240" w:lineRule="auto"/>
    </w:pPr>
    <w:rPr>
      <w:sz w:val="16"/>
    </w:rPr>
  </w:style>
  <w:style w:type="character" w:styleId="Hyperlink">
    <w:name w:val="Hyperlink"/>
    <w:uiPriority w:val="99"/>
    <w:rsid w:val="007C194C"/>
    <w:rPr>
      <w:color w:val="0000FF"/>
      <w:u w:val="single"/>
    </w:rPr>
  </w:style>
  <w:style w:type="character" w:styleId="Paginanummer">
    <w:name w:val="page number"/>
    <w:basedOn w:val="Standaardalinea-lettertype"/>
    <w:rsid w:val="007C194C"/>
  </w:style>
  <w:style w:type="paragraph" w:styleId="Plattetekst">
    <w:name w:val="Body Text"/>
    <w:basedOn w:val="Standaard"/>
    <w:rsid w:val="007C194C"/>
    <w:pPr>
      <w:spacing w:line="240" w:lineRule="auto"/>
    </w:pPr>
    <w:rPr>
      <w:rFonts w:ascii="Univers (PCL6)" w:hAnsi="Univers (PCL6)"/>
      <w:sz w:val="16"/>
    </w:rPr>
  </w:style>
  <w:style w:type="paragraph" w:styleId="Plattetekstinspringen">
    <w:name w:val="Body Text Indent"/>
    <w:basedOn w:val="Standaard"/>
    <w:rsid w:val="007C194C"/>
    <w:pPr>
      <w:spacing w:line="240" w:lineRule="auto"/>
      <w:ind w:left="1077"/>
    </w:pPr>
    <w:rPr>
      <w:snapToGrid w:val="0"/>
    </w:rPr>
  </w:style>
  <w:style w:type="paragraph" w:styleId="Plattetekstinspringen2">
    <w:name w:val="Body Text Indent 2"/>
    <w:basedOn w:val="Standaard"/>
    <w:rsid w:val="007C194C"/>
    <w:pPr>
      <w:spacing w:line="240" w:lineRule="auto"/>
      <w:ind w:left="369"/>
    </w:pPr>
  </w:style>
  <w:style w:type="character" w:customStyle="1" w:styleId="Kop2Char">
    <w:name w:val="Kop 2 Char"/>
    <w:rsid w:val="007C194C"/>
    <w:rPr>
      <w:rFonts w:ascii="Arial" w:hAnsi="Arial" w:cs="Arial"/>
      <w:b/>
      <w:noProof w:val="0"/>
      <w:sz w:val="24"/>
      <w:lang w:val="nl-NL" w:eastAsia="nl-NL" w:bidi="ar-SA"/>
    </w:rPr>
  </w:style>
  <w:style w:type="character" w:styleId="GevolgdeHyperlink">
    <w:name w:val="FollowedHyperlink"/>
    <w:rsid w:val="007C194C"/>
    <w:rPr>
      <w:color w:val="800080"/>
      <w:u w:val="single"/>
    </w:rPr>
  </w:style>
  <w:style w:type="character" w:styleId="Verwijzingopmerking">
    <w:name w:val="annotation reference"/>
    <w:semiHidden/>
    <w:rsid w:val="007C194C"/>
    <w:rPr>
      <w:sz w:val="16"/>
      <w:szCs w:val="16"/>
    </w:rPr>
  </w:style>
  <w:style w:type="paragraph" w:styleId="Tekstopmerking">
    <w:name w:val="annotation text"/>
    <w:basedOn w:val="Standaard"/>
    <w:link w:val="TekstopmerkingChar"/>
    <w:semiHidden/>
    <w:rsid w:val="00C41C2D"/>
    <w:pPr>
      <w:spacing w:line="240" w:lineRule="auto"/>
    </w:pPr>
    <w:rPr>
      <w:rFonts w:ascii="Univers (PCL6)" w:hAnsi="Univers (PCL6)"/>
    </w:rPr>
  </w:style>
  <w:style w:type="paragraph" w:styleId="Onderwerpvanopmerking">
    <w:name w:val="annotation subject"/>
    <w:basedOn w:val="Tekstopmerking"/>
    <w:next w:val="Tekstopmerking"/>
    <w:semiHidden/>
    <w:rsid w:val="007C194C"/>
    <w:rPr>
      <w:b/>
      <w:bCs/>
    </w:rPr>
  </w:style>
  <w:style w:type="paragraph" w:styleId="Ballontekst">
    <w:name w:val="Balloon Text"/>
    <w:basedOn w:val="Standaard"/>
    <w:semiHidden/>
    <w:rsid w:val="007C194C"/>
    <w:pPr>
      <w:spacing w:line="240" w:lineRule="auto"/>
    </w:pPr>
    <w:rPr>
      <w:rFonts w:ascii="Tahoma" w:hAnsi="Tahoma" w:cs="Tahoma"/>
      <w:sz w:val="16"/>
      <w:szCs w:val="16"/>
    </w:rPr>
  </w:style>
  <w:style w:type="paragraph" w:customStyle="1" w:styleId="OpmaakprofielKop114pt">
    <w:name w:val="Opmaakprofiel Kop 1 + 14 pt"/>
    <w:basedOn w:val="Kop1"/>
    <w:rsid w:val="007C194C"/>
    <w:pPr>
      <w:pageBreakBefore w:val="0"/>
      <w:spacing w:before="0" w:after="0"/>
      <w:ind w:left="113" w:hanging="113"/>
    </w:pPr>
    <w:rPr>
      <w:rFonts w:cs="Times New Roman"/>
      <w:sz w:val="28"/>
      <w:szCs w:val="20"/>
    </w:rPr>
  </w:style>
  <w:style w:type="character" w:customStyle="1" w:styleId="Kop1Char">
    <w:name w:val="Kop 1 Char"/>
    <w:uiPriority w:val="9"/>
    <w:rsid w:val="007C194C"/>
    <w:rPr>
      <w:rFonts w:ascii="Arial" w:hAnsi="Arial" w:cs="Arial"/>
      <w:b/>
      <w:noProof w:val="0"/>
      <w:sz w:val="28"/>
      <w:szCs w:val="28"/>
      <w:lang w:val="nl-NL" w:eastAsia="nl-NL" w:bidi="ar-SA"/>
    </w:rPr>
  </w:style>
  <w:style w:type="character" w:customStyle="1" w:styleId="OpmaakprofielKop114ptChar">
    <w:name w:val="Opmaakprofiel Kop 1 + 14 pt Char"/>
    <w:rsid w:val="007C194C"/>
    <w:rPr>
      <w:rFonts w:ascii="Arial" w:hAnsi="Arial" w:cs="Arial"/>
      <w:b/>
      <w:bCs/>
      <w:noProof w:val="0"/>
      <w:sz w:val="28"/>
      <w:szCs w:val="28"/>
      <w:lang w:val="nl-NL" w:eastAsia="nl-NL" w:bidi="ar-SA"/>
    </w:rPr>
  </w:style>
  <w:style w:type="paragraph" w:customStyle="1" w:styleId="Standaardstandaardhfd">
    <w:name w:val="Standaard.standaard.hfd"/>
    <w:rsid w:val="007C194C"/>
    <w:pPr>
      <w:numPr>
        <w:ilvl w:val="1"/>
        <w:numId w:val="1"/>
      </w:numPr>
    </w:pPr>
    <w:rPr>
      <w:sz w:val="24"/>
      <w:lang w:val="nl-NL"/>
    </w:rPr>
  </w:style>
  <w:style w:type="paragraph" w:styleId="Plattetekst2">
    <w:name w:val="Body Text 2"/>
    <w:basedOn w:val="Standaard"/>
    <w:rsid w:val="007C194C"/>
    <w:pPr>
      <w:spacing w:line="240" w:lineRule="auto"/>
    </w:pPr>
  </w:style>
  <w:style w:type="character" w:styleId="Zwaar">
    <w:name w:val="Strong"/>
    <w:qFormat/>
    <w:rsid w:val="007C194C"/>
    <w:rPr>
      <w:b/>
      <w:bCs/>
    </w:rPr>
  </w:style>
  <w:style w:type="paragraph" w:customStyle="1" w:styleId="Default">
    <w:name w:val="Default"/>
    <w:rsid w:val="007C194C"/>
    <w:pPr>
      <w:autoSpaceDE w:val="0"/>
      <w:autoSpaceDN w:val="0"/>
      <w:adjustRightInd w:val="0"/>
    </w:pPr>
    <w:rPr>
      <w:color w:val="000000"/>
      <w:sz w:val="24"/>
      <w:szCs w:val="24"/>
      <w:lang w:val="en-GB" w:eastAsia="en-GB"/>
    </w:rPr>
  </w:style>
  <w:style w:type="paragraph" w:styleId="Normaalweb">
    <w:name w:val="Normal (Web)"/>
    <w:basedOn w:val="Standaard"/>
    <w:uiPriority w:val="99"/>
    <w:rsid w:val="00EA3CF6"/>
    <w:pPr>
      <w:spacing w:before="75" w:after="150" w:line="240" w:lineRule="auto"/>
      <w:ind w:left="75" w:right="150"/>
    </w:pPr>
    <w:rPr>
      <w:rFonts w:ascii="Verdana" w:hAnsi="Verdana"/>
      <w:sz w:val="18"/>
      <w:szCs w:val="18"/>
      <w:lang w:val="en-US" w:eastAsia="en-US"/>
    </w:rPr>
  </w:style>
  <w:style w:type="paragraph" w:customStyle="1" w:styleId="OpmaakprofielArialRegelafstandMinimaal16pt">
    <w:name w:val="Opmaakprofiel Arial Regelafstand:  Minimaal 16 pt"/>
    <w:basedOn w:val="Standaard"/>
    <w:rsid w:val="00EA3CF6"/>
  </w:style>
  <w:style w:type="table" w:styleId="Tabelraster">
    <w:name w:val="Table Grid"/>
    <w:basedOn w:val="Standaardtabel"/>
    <w:rsid w:val="00761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merking">
    <w:name w:val="Opmerking"/>
    <w:basedOn w:val="Tekstopmerking"/>
    <w:link w:val="OpmerkingChar"/>
    <w:autoRedefine/>
    <w:qFormat/>
    <w:rsid w:val="009B4DCC"/>
    <w:rPr>
      <w:rFonts w:ascii="Arial" w:hAnsi="Arial"/>
      <w:sz w:val="16"/>
    </w:rPr>
  </w:style>
  <w:style w:type="character" w:customStyle="1" w:styleId="VoetnoottekstChar">
    <w:name w:val="Voetnoottekst Char"/>
    <w:link w:val="Voetnoottekst"/>
    <w:uiPriority w:val="99"/>
    <w:rsid w:val="00A355B3"/>
    <w:rPr>
      <w:rFonts w:ascii="Arial" w:hAnsi="Arial"/>
      <w:sz w:val="16"/>
      <w:lang w:val="nl-NL" w:eastAsia="nl-NL"/>
    </w:rPr>
  </w:style>
  <w:style w:type="character" w:customStyle="1" w:styleId="TekstopmerkingChar">
    <w:name w:val="Tekst opmerking Char"/>
    <w:link w:val="Tekstopmerking"/>
    <w:semiHidden/>
    <w:rsid w:val="00C41C2D"/>
    <w:rPr>
      <w:rFonts w:ascii="Univers (PCL6)" w:hAnsi="Univers (PCL6)"/>
      <w:lang w:val="nl-NL" w:eastAsia="nl-NL"/>
    </w:rPr>
  </w:style>
  <w:style w:type="character" w:customStyle="1" w:styleId="OpmerkingChar">
    <w:name w:val="Opmerking Char"/>
    <w:link w:val="Opmerking"/>
    <w:rsid w:val="009B4DCC"/>
    <w:rPr>
      <w:rFonts w:ascii="Arial" w:hAnsi="Arial"/>
      <w:sz w:val="16"/>
      <w:lang w:val="nl-NL" w:eastAsia="nl-NL"/>
    </w:rPr>
  </w:style>
  <w:style w:type="paragraph" w:styleId="Geenafstand">
    <w:name w:val="No Spacing"/>
    <w:uiPriority w:val="1"/>
    <w:qFormat/>
    <w:rsid w:val="00E105F6"/>
    <w:rPr>
      <w:rFonts w:ascii="Arial" w:eastAsia="Calibri" w:hAnsi="Arial" w:cs="Arial"/>
      <w:sz w:val="18"/>
      <w:szCs w:val="22"/>
    </w:rPr>
  </w:style>
  <w:style w:type="character" w:styleId="Tekstvantijdelijkeaanduiding">
    <w:name w:val="Placeholder Text"/>
    <w:uiPriority w:val="99"/>
    <w:semiHidden/>
    <w:rsid w:val="00B07D38"/>
    <w:rPr>
      <w:color w:val="808080"/>
    </w:rPr>
  </w:style>
  <w:style w:type="paragraph" w:styleId="Lijstalinea">
    <w:name w:val="List Paragraph"/>
    <w:basedOn w:val="Standaard"/>
    <w:link w:val="LijstalineaChar"/>
    <w:uiPriority w:val="34"/>
    <w:qFormat/>
    <w:rsid w:val="00C7013D"/>
    <w:pPr>
      <w:ind w:left="720"/>
      <w:contextualSpacing/>
    </w:pPr>
  </w:style>
  <w:style w:type="table" w:styleId="Lijsttabel3-Accent5">
    <w:name w:val="List Table 3 Accent 5"/>
    <w:basedOn w:val="Standaardtabel"/>
    <w:uiPriority w:val="48"/>
    <w:rsid w:val="00D71A3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Revisie">
    <w:name w:val="Revision"/>
    <w:hidden/>
    <w:uiPriority w:val="99"/>
    <w:semiHidden/>
    <w:rsid w:val="00B45441"/>
    <w:rPr>
      <w:rFonts w:ascii="Arial" w:hAnsi="Arial"/>
      <w:lang w:val="nl-NL" w:eastAsia="nl-NL"/>
    </w:rPr>
  </w:style>
  <w:style w:type="paragraph" w:styleId="Bijschrift">
    <w:name w:val="caption"/>
    <w:basedOn w:val="Standaard"/>
    <w:next w:val="Standaard"/>
    <w:unhideWhenUsed/>
    <w:qFormat/>
    <w:rsid w:val="000E4D2D"/>
    <w:pPr>
      <w:spacing w:after="200" w:line="240" w:lineRule="auto"/>
    </w:pPr>
    <w:rPr>
      <w:i/>
      <w:iCs/>
      <w:color w:val="44546A" w:themeColor="text2"/>
      <w:sz w:val="18"/>
      <w:szCs w:val="18"/>
    </w:rPr>
  </w:style>
  <w:style w:type="paragraph" w:customStyle="1" w:styleId="Kop2zondernummer">
    <w:name w:val="Kop 2 zonder nummer"/>
    <w:basedOn w:val="Kop2"/>
    <w:link w:val="Kop2zondernummerChar"/>
    <w:qFormat/>
    <w:rsid w:val="00272458"/>
    <w:pPr>
      <w:numPr>
        <w:ilvl w:val="0"/>
        <w:numId w:val="0"/>
      </w:numPr>
      <w:ind w:left="576" w:hanging="576"/>
    </w:pPr>
  </w:style>
  <w:style w:type="paragraph" w:customStyle="1" w:styleId="Kop3zondernummer">
    <w:name w:val="Kop 3 zonder nummer"/>
    <w:basedOn w:val="Kop3"/>
    <w:link w:val="Kop3zondernummerChar"/>
    <w:qFormat/>
    <w:rsid w:val="00272458"/>
    <w:pPr>
      <w:numPr>
        <w:ilvl w:val="0"/>
        <w:numId w:val="0"/>
      </w:numPr>
      <w:ind w:left="720" w:hanging="720"/>
    </w:pPr>
    <w:rPr>
      <w:sz w:val="22"/>
    </w:rPr>
  </w:style>
  <w:style w:type="character" w:customStyle="1" w:styleId="Kop1Char1">
    <w:name w:val="Kop 1 Char1"/>
    <w:basedOn w:val="Standaardalinea-lettertype"/>
    <w:link w:val="Kop1"/>
    <w:uiPriority w:val="9"/>
    <w:rsid w:val="00272458"/>
    <w:rPr>
      <w:rFonts w:ascii="Arial" w:hAnsi="Arial" w:cs="Arial"/>
      <w:b/>
      <w:bCs/>
      <w:color w:val="00A1E1"/>
      <w:sz w:val="40"/>
      <w:szCs w:val="32"/>
      <w:lang w:val="nl-NL" w:eastAsia="nl-NL"/>
    </w:rPr>
  </w:style>
  <w:style w:type="character" w:customStyle="1" w:styleId="Kop2Char1">
    <w:name w:val="Kop 2 Char1"/>
    <w:basedOn w:val="Kop1Char1"/>
    <w:link w:val="Kop2"/>
    <w:rsid w:val="00272458"/>
    <w:rPr>
      <w:rFonts w:ascii="Arial" w:hAnsi="Arial" w:cs="Arial"/>
      <w:b/>
      <w:bCs w:val="0"/>
      <w:iCs/>
      <w:color w:val="00A1E1"/>
      <w:sz w:val="28"/>
      <w:szCs w:val="28"/>
      <w:lang w:val="nl-NL" w:eastAsia="nl-NL"/>
    </w:rPr>
  </w:style>
  <w:style w:type="character" w:customStyle="1" w:styleId="Kop2zondernummerChar">
    <w:name w:val="Kop 2 zonder nummer Char"/>
    <w:basedOn w:val="Kop2Char1"/>
    <w:link w:val="Kop2zondernummer"/>
    <w:rsid w:val="00272458"/>
    <w:rPr>
      <w:rFonts w:ascii="Arial" w:hAnsi="Arial" w:cs="Arial"/>
      <w:b/>
      <w:bCs w:val="0"/>
      <w:iCs/>
      <w:color w:val="00A1E1"/>
      <w:sz w:val="28"/>
      <w:szCs w:val="28"/>
      <w:lang w:val="nl-NL" w:eastAsia="nl-NL"/>
    </w:rPr>
  </w:style>
  <w:style w:type="character" w:customStyle="1" w:styleId="Kop3Char">
    <w:name w:val="Kop 3 Char"/>
    <w:basedOn w:val="Kop2Char1"/>
    <w:link w:val="Kop3"/>
    <w:rsid w:val="00272458"/>
    <w:rPr>
      <w:rFonts w:ascii="Arial" w:hAnsi="Arial" w:cs="Arial"/>
      <w:b/>
      <w:bCs/>
      <w:i/>
      <w:iCs/>
      <w:color w:val="00A1E1"/>
      <w:sz w:val="24"/>
      <w:szCs w:val="26"/>
      <w:lang w:val="nl-NL" w:eastAsia="nl-NL"/>
    </w:rPr>
  </w:style>
  <w:style w:type="character" w:customStyle="1" w:styleId="Kop3zondernummerChar">
    <w:name w:val="Kop 3 zonder nummer Char"/>
    <w:basedOn w:val="Kop3Char"/>
    <w:link w:val="Kop3zondernummer"/>
    <w:rsid w:val="00272458"/>
    <w:rPr>
      <w:rFonts w:ascii="Arial" w:hAnsi="Arial" w:cs="Arial"/>
      <w:b/>
      <w:bCs/>
      <w:i/>
      <w:iCs/>
      <w:color w:val="00A1E1"/>
      <w:sz w:val="22"/>
      <w:szCs w:val="26"/>
      <w:lang w:val="nl-NL" w:eastAsia="nl-NL"/>
    </w:rPr>
  </w:style>
  <w:style w:type="table" w:customStyle="1" w:styleId="HUincijfers">
    <w:name w:val="HU in cijfers"/>
    <w:basedOn w:val="Standaardtabel"/>
    <w:uiPriority w:val="99"/>
    <w:rsid w:val="00B46AAC"/>
    <w:rPr>
      <w:rFonts w:ascii="Arial" w:hAnsi="Arial"/>
    </w:rPr>
    <w:tblPr>
      <w:tblStyleRowBandSize w:val="1"/>
      <w:tblCellMar>
        <w:top w:w="113" w:type="dxa"/>
        <w:bottom w:w="113" w:type="dxa"/>
      </w:tblCellMar>
    </w:tblPr>
    <w:tblStylePr w:type="firstRow">
      <w:rPr>
        <w:rFonts w:ascii="Arial" w:hAnsi="Arial"/>
        <w:b/>
        <w:color w:val="FFFFFF" w:themeColor="background1"/>
        <w:sz w:val="20"/>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00A1E2"/>
      </w:tcPr>
    </w:tblStylePr>
    <w:tblStylePr w:type="band1Horz">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E7F0F7"/>
      </w:tcPr>
    </w:tblStylePr>
    <w:tblStylePr w:type="band2Horz">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CBDFEE"/>
      </w:tcPr>
    </w:tblStylePr>
  </w:style>
  <w:style w:type="paragraph" w:styleId="Bibliografie">
    <w:name w:val="Bibliography"/>
    <w:basedOn w:val="Standaard"/>
    <w:next w:val="Standaard"/>
    <w:uiPriority w:val="37"/>
    <w:unhideWhenUsed/>
    <w:rsid w:val="00AF599C"/>
  </w:style>
  <w:style w:type="paragraph" w:customStyle="1" w:styleId="Stijl1">
    <w:name w:val="Stijl1"/>
    <w:basedOn w:val="Lijstalinea"/>
    <w:link w:val="Stijl1Char"/>
    <w:qFormat/>
    <w:rsid w:val="00DF4B99"/>
    <w:pPr>
      <w:numPr>
        <w:numId w:val="6"/>
      </w:numPr>
    </w:pPr>
  </w:style>
  <w:style w:type="paragraph" w:customStyle="1" w:styleId="Stijl2">
    <w:name w:val="Stijl2"/>
    <w:basedOn w:val="Lijstalinea"/>
    <w:link w:val="Stijl2Char"/>
    <w:qFormat/>
    <w:rsid w:val="00FC60BF"/>
    <w:pPr>
      <w:numPr>
        <w:numId w:val="7"/>
      </w:numPr>
    </w:pPr>
  </w:style>
  <w:style w:type="character" w:customStyle="1" w:styleId="LijstalineaChar">
    <w:name w:val="Lijstalinea Char"/>
    <w:basedOn w:val="Standaardalinea-lettertype"/>
    <w:link w:val="Lijstalinea"/>
    <w:uiPriority w:val="34"/>
    <w:rsid w:val="00DF4B99"/>
    <w:rPr>
      <w:rFonts w:ascii="Arial" w:hAnsi="Arial"/>
      <w:lang w:val="nl-NL" w:eastAsia="nl-NL"/>
    </w:rPr>
  </w:style>
  <w:style w:type="character" w:customStyle="1" w:styleId="Stijl1Char">
    <w:name w:val="Stijl1 Char"/>
    <w:basedOn w:val="LijstalineaChar"/>
    <w:link w:val="Stijl1"/>
    <w:rsid w:val="00DF4B99"/>
    <w:rPr>
      <w:rFonts w:ascii="Arial" w:hAnsi="Arial"/>
      <w:lang w:val="nl-NL" w:eastAsia="nl-NL"/>
    </w:rPr>
  </w:style>
  <w:style w:type="paragraph" w:customStyle="1" w:styleId="Stijl3">
    <w:name w:val="Stijl3"/>
    <w:basedOn w:val="Lijstalinea"/>
    <w:link w:val="Stijl3Char"/>
    <w:qFormat/>
    <w:rsid w:val="00CE062E"/>
    <w:pPr>
      <w:framePr w:hSpace="141" w:wrap="around" w:vAnchor="text" w:hAnchor="margin" w:y="-5"/>
      <w:numPr>
        <w:numId w:val="4"/>
      </w:numPr>
      <w:suppressOverlap/>
      <w:jc w:val="left"/>
    </w:pPr>
  </w:style>
  <w:style w:type="character" w:customStyle="1" w:styleId="Stijl2Char">
    <w:name w:val="Stijl2 Char"/>
    <w:basedOn w:val="LijstalineaChar"/>
    <w:link w:val="Stijl2"/>
    <w:rsid w:val="00FC60BF"/>
    <w:rPr>
      <w:rFonts w:ascii="Arial" w:hAnsi="Arial"/>
      <w:lang w:val="nl-NL" w:eastAsia="nl-NL"/>
    </w:rPr>
  </w:style>
  <w:style w:type="paragraph" w:customStyle="1" w:styleId="Stijl4">
    <w:name w:val="Stijl4"/>
    <w:basedOn w:val="Stijl2"/>
    <w:link w:val="Stijl4Char"/>
    <w:qFormat/>
    <w:rsid w:val="00E5582A"/>
    <w:pPr>
      <w:numPr>
        <w:numId w:val="8"/>
      </w:numPr>
    </w:pPr>
  </w:style>
  <w:style w:type="character" w:customStyle="1" w:styleId="Stijl3Char">
    <w:name w:val="Stijl3 Char"/>
    <w:basedOn w:val="LijstalineaChar"/>
    <w:link w:val="Stijl3"/>
    <w:rsid w:val="00CE062E"/>
    <w:rPr>
      <w:rFonts w:ascii="Arial" w:hAnsi="Arial"/>
      <w:lang w:val="nl-NL" w:eastAsia="nl-NL"/>
    </w:rPr>
  </w:style>
  <w:style w:type="character" w:customStyle="1" w:styleId="Stijl4Char">
    <w:name w:val="Stijl4 Char"/>
    <w:basedOn w:val="Stijl2Char"/>
    <w:link w:val="Stijl4"/>
    <w:rsid w:val="00E5582A"/>
    <w:rPr>
      <w:rFonts w:ascii="Arial" w:hAnsi="Arial"/>
      <w:lang w:val="nl-NL" w:eastAsia="nl-NL"/>
    </w:rPr>
  </w:style>
  <w:style w:type="paragraph" w:styleId="Kopvaninhoudsopgave">
    <w:name w:val="TOC Heading"/>
    <w:basedOn w:val="Kop1"/>
    <w:next w:val="Standaard"/>
    <w:uiPriority w:val="39"/>
    <w:unhideWhenUsed/>
    <w:qFormat/>
    <w:rsid w:val="00EB301B"/>
    <w:pPr>
      <w:keepLines/>
      <w:pageBreakBefore w:val="0"/>
      <w:numPr>
        <w:numId w:val="0"/>
      </w:numPr>
      <w:tabs>
        <w:tab w:val="clear" w:pos="624"/>
      </w:tabs>
      <w:spacing w:after="0" w:line="259" w:lineRule="auto"/>
      <w:jc w:val="left"/>
      <w:outlineLvl w:val="9"/>
    </w:pPr>
    <w:rPr>
      <w:rFonts w:asciiTheme="majorHAnsi" w:eastAsiaTheme="majorEastAsia" w:hAnsiTheme="majorHAnsi" w:cstheme="majorBidi"/>
      <w:b w:val="0"/>
      <w:bCs w:val="0"/>
      <w:color w:val="0078A8"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768">
      <w:bodyDiv w:val="1"/>
      <w:marLeft w:val="0"/>
      <w:marRight w:val="0"/>
      <w:marTop w:val="0"/>
      <w:marBottom w:val="0"/>
      <w:divBdr>
        <w:top w:val="none" w:sz="0" w:space="0" w:color="auto"/>
        <w:left w:val="none" w:sz="0" w:space="0" w:color="auto"/>
        <w:bottom w:val="none" w:sz="0" w:space="0" w:color="auto"/>
        <w:right w:val="none" w:sz="0" w:space="0" w:color="auto"/>
      </w:divBdr>
    </w:div>
    <w:div w:id="31344045">
      <w:bodyDiv w:val="1"/>
      <w:marLeft w:val="0"/>
      <w:marRight w:val="0"/>
      <w:marTop w:val="0"/>
      <w:marBottom w:val="0"/>
      <w:divBdr>
        <w:top w:val="none" w:sz="0" w:space="0" w:color="auto"/>
        <w:left w:val="none" w:sz="0" w:space="0" w:color="auto"/>
        <w:bottom w:val="none" w:sz="0" w:space="0" w:color="auto"/>
        <w:right w:val="none" w:sz="0" w:space="0" w:color="auto"/>
      </w:divBdr>
    </w:div>
    <w:div w:id="99842973">
      <w:bodyDiv w:val="1"/>
      <w:marLeft w:val="0"/>
      <w:marRight w:val="0"/>
      <w:marTop w:val="0"/>
      <w:marBottom w:val="0"/>
      <w:divBdr>
        <w:top w:val="none" w:sz="0" w:space="0" w:color="auto"/>
        <w:left w:val="none" w:sz="0" w:space="0" w:color="auto"/>
        <w:bottom w:val="none" w:sz="0" w:space="0" w:color="auto"/>
        <w:right w:val="none" w:sz="0" w:space="0" w:color="auto"/>
      </w:divBdr>
    </w:div>
    <w:div w:id="111635421">
      <w:bodyDiv w:val="1"/>
      <w:marLeft w:val="0"/>
      <w:marRight w:val="0"/>
      <w:marTop w:val="0"/>
      <w:marBottom w:val="0"/>
      <w:divBdr>
        <w:top w:val="none" w:sz="0" w:space="0" w:color="auto"/>
        <w:left w:val="none" w:sz="0" w:space="0" w:color="auto"/>
        <w:bottom w:val="none" w:sz="0" w:space="0" w:color="auto"/>
        <w:right w:val="none" w:sz="0" w:space="0" w:color="auto"/>
      </w:divBdr>
    </w:div>
    <w:div w:id="182282629">
      <w:bodyDiv w:val="1"/>
      <w:marLeft w:val="0"/>
      <w:marRight w:val="0"/>
      <w:marTop w:val="0"/>
      <w:marBottom w:val="0"/>
      <w:divBdr>
        <w:top w:val="none" w:sz="0" w:space="0" w:color="auto"/>
        <w:left w:val="none" w:sz="0" w:space="0" w:color="auto"/>
        <w:bottom w:val="none" w:sz="0" w:space="0" w:color="auto"/>
        <w:right w:val="none" w:sz="0" w:space="0" w:color="auto"/>
      </w:divBdr>
    </w:div>
    <w:div w:id="269120151">
      <w:bodyDiv w:val="1"/>
      <w:marLeft w:val="0"/>
      <w:marRight w:val="0"/>
      <w:marTop w:val="0"/>
      <w:marBottom w:val="0"/>
      <w:divBdr>
        <w:top w:val="none" w:sz="0" w:space="0" w:color="auto"/>
        <w:left w:val="none" w:sz="0" w:space="0" w:color="auto"/>
        <w:bottom w:val="none" w:sz="0" w:space="0" w:color="auto"/>
        <w:right w:val="none" w:sz="0" w:space="0" w:color="auto"/>
      </w:divBdr>
    </w:div>
    <w:div w:id="275714867">
      <w:bodyDiv w:val="1"/>
      <w:marLeft w:val="0"/>
      <w:marRight w:val="0"/>
      <w:marTop w:val="0"/>
      <w:marBottom w:val="0"/>
      <w:divBdr>
        <w:top w:val="none" w:sz="0" w:space="0" w:color="auto"/>
        <w:left w:val="none" w:sz="0" w:space="0" w:color="auto"/>
        <w:bottom w:val="none" w:sz="0" w:space="0" w:color="auto"/>
        <w:right w:val="none" w:sz="0" w:space="0" w:color="auto"/>
      </w:divBdr>
    </w:div>
    <w:div w:id="283775118">
      <w:bodyDiv w:val="1"/>
      <w:marLeft w:val="0"/>
      <w:marRight w:val="0"/>
      <w:marTop w:val="0"/>
      <w:marBottom w:val="0"/>
      <w:divBdr>
        <w:top w:val="none" w:sz="0" w:space="0" w:color="auto"/>
        <w:left w:val="none" w:sz="0" w:space="0" w:color="auto"/>
        <w:bottom w:val="none" w:sz="0" w:space="0" w:color="auto"/>
        <w:right w:val="none" w:sz="0" w:space="0" w:color="auto"/>
      </w:divBdr>
    </w:div>
    <w:div w:id="313918855">
      <w:bodyDiv w:val="1"/>
      <w:marLeft w:val="0"/>
      <w:marRight w:val="0"/>
      <w:marTop w:val="0"/>
      <w:marBottom w:val="0"/>
      <w:divBdr>
        <w:top w:val="none" w:sz="0" w:space="0" w:color="auto"/>
        <w:left w:val="none" w:sz="0" w:space="0" w:color="auto"/>
        <w:bottom w:val="none" w:sz="0" w:space="0" w:color="auto"/>
        <w:right w:val="none" w:sz="0" w:space="0" w:color="auto"/>
      </w:divBdr>
    </w:div>
    <w:div w:id="348026703">
      <w:bodyDiv w:val="1"/>
      <w:marLeft w:val="0"/>
      <w:marRight w:val="0"/>
      <w:marTop w:val="0"/>
      <w:marBottom w:val="0"/>
      <w:divBdr>
        <w:top w:val="none" w:sz="0" w:space="0" w:color="auto"/>
        <w:left w:val="none" w:sz="0" w:space="0" w:color="auto"/>
        <w:bottom w:val="none" w:sz="0" w:space="0" w:color="auto"/>
        <w:right w:val="none" w:sz="0" w:space="0" w:color="auto"/>
      </w:divBdr>
    </w:div>
    <w:div w:id="358049163">
      <w:bodyDiv w:val="1"/>
      <w:marLeft w:val="0"/>
      <w:marRight w:val="0"/>
      <w:marTop w:val="0"/>
      <w:marBottom w:val="0"/>
      <w:divBdr>
        <w:top w:val="none" w:sz="0" w:space="0" w:color="auto"/>
        <w:left w:val="none" w:sz="0" w:space="0" w:color="auto"/>
        <w:bottom w:val="none" w:sz="0" w:space="0" w:color="auto"/>
        <w:right w:val="none" w:sz="0" w:space="0" w:color="auto"/>
      </w:divBdr>
    </w:div>
    <w:div w:id="485820864">
      <w:bodyDiv w:val="1"/>
      <w:marLeft w:val="0"/>
      <w:marRight w:val="0"/>
      <w:marTop w:val="0"/>
      <w:marBottom w:val="0"/>
      <w:divBdr>
        <w:top w:val="none" w:sz="0" w:space="0" w:color="auto"/>
        <w:left w:val="none" w:sz="0" w:space="0" w:color="auto"/>
        <w:bottom w:val="none" w:sz="0" w:space="0" w:color="auto"/>
        <w:right w:val="none" w:sz="0" w:space="0" w:color="auto"/>
      </w:divBdr>
    </w:div>
    <w:div w:id="498497143">
      <w:bodyDiv w:val="1"/>
      <w:marLeft w:val="0"/>
      <w:marRight w:val="0"/>
      <w:marTop w:val="0"/>
      <w:marBottom w:val="0"/>
      <w:divBdr>
        <w:top w:val="none" w:sz="0" w:space="0" w:color="auto"/>
        <w:left w:val="none" w:sz="0" w:space="0" w:color="auto"/>
        <w:bottom w:val="none" w:sz="0" w:space="0" w:color="auto"/>
        <w:right w:val="none" w:sz="0" w:space="0" w:color="auto"/>
      </w:divBdr>
    </w:div>
    <w:div w:id="538710655">
      <w:bodyDiv w:val="1"/>
      <w:marLeft w:val="0"/>
      <w:marRight w:val="0"/>
      <w:marTop w:val="0"/>
      <w:marBottom w:val="0"/>
      <w:divBdr>
        <w:top w:val="none" w:sz="0" w:space="0" w:color="auto"/>
        <w:left w:val="none" w:sz="0" w:space="0" w:color="auto"/>
        <w:bottom w:val="none" w:sz="0" w:space="0" w:color="auto"/>
        <w:right w:val="none" w:sz="0" w:space="0" w:color="auto"/>
      </w:divBdr>
    </w:div>
    <w:div w:id="565577641">
      <w:bodyDiv w:val="1"/>
      <w:marLeft w:val="0"/>
      <w:marRight w:val="0"/>
      <w:marTop w:val="0"/>
      <w:marBottom w:val="0"/>
      <w:divBdr>
        <w:top w:val="none" w:sz="0" w:space="0" w:color="auto"/>
        <w:left w:val="none" w:sz="0" w:space="0" w:color="auto"/>
        <w:bottom w:val="none" w:sz="0" w:space="0" w:color="auto"/>
        <w:right w:val="none" w:sz="0" w:space="0" w:color="auto"/>
      </w:divBdr>
    </w:div>
    <w:div w:id="585577397">
      <w:bodyDiv w:val="1"/>
      <w:marLeft w:val="0"/>
      <w:marRight w:val="0"/>
      <w:marTop w:val="0"/>
      <w:marBottom w:val="0"/>
      <w:divBdr>
        <w:top w:val="none" w:sz="0" w:space="0" w:color="auto"/>
        <w:left w:val="none" w:sz="0" w:space="0" w:color="auto"/>
        <w:bottom w:val="none" w:sz="0" w:space="0" w:color="auto"/>
        <w:right w:val="none" w:sz="0" w:space="0" w:color="auto"/>
      </w:divBdr>
    </w:div>
    <w:div w:id="594174272">
      <w:bodyDiv w:val="1"/>
      <w:marLeft w:val="0"/>
      <w:marRight w:val="0"/>
      <w:marTop w:val="0"/>
      <w:marBottom w:val="0"/>
      <w:divBdr>
        <w:top w:val="none" w:sz="0" w:space="0" w:color="auto"/>
        <w:left w:val="none" w:sz="0" w:space="0" w:color="auto"/>
        <w:bottom w:val="none" w:sz="0" w:space="0" w:color="auto"/>
        <w:right w:val="none" w:sz="0" w:space="0" w:color="auto"/>
      </w:divBdr>
    </w:div>
    <w:div w:id="598411332">
      <w:bodyDiv w:val="1"/>
      <w:marLeft w:val="0"/>
      <w:marRight w:val="0"/>
      <w:marTop w:val="0"/>
      <w:marBottom w:val="0"/>
      <w:divBdr>
        <w:top w:val="none" w:sz="0" w:space="0" w:color="auto"/>
        <w:left w:val="none" w:sz="0" w:space="0" w:color="auto"/>
        <w:bottom w:val="none" w:sz="0" w:space="0" w:color="auto"/>
        <w:right w:val="none" w:sz="0" w:space="0" w:color="auto"/>
      </w:divBdr>
    </w:div>
    <w:div w:id="620496749">
      <w:bodyDiv w:val="1"/>
      <w:marLeft w:val="0"/>
      <w:marRight w:val="0"/>
      <w:marTop w:val="0"/>
      <w:marBottom w:val="0"/>
      <w:divBdr>
        <w:top w:val="none" w:sz="0" w:space="0" w:color="auto"/>
        <w:left w:val="none" w:sz="0" w:space="0" w:color="auto"/>
        <w:bottom w:val="none" w:sz="0" w:space="0" w:color="auto"/>
        <w:right w:val="none" w:sz="0" w:space="0" w:color="auto"/>
      </w:divBdr>
    </w:div>
    <w:div w:id="689918253">
      <w:bodyDiv w:val="1"/>
      <w:marLeft w:val="0"/>
      <w:marRight w:val="0"/>
      <w:marTop w:val="0"/>
      <w:marBottom w:val="0"/>
      <w:divBdr>
        <w:top w:val="none" w:sz="0" w:space="0" w:color="auto"/>
        <w:left w:val="none" w:sz="0" w:space="0" w:color="auto"/>
        <w:bottom w:val="none" w:sz="0" w:space="0" w:color="auto"/>
        <w:right w:val="none" w:sz="0" w:space="0" w:color="auto"/>
      </w:divBdr>
    </w:div>
    <w:div w:id="721633932">
      <w:bodyDiv w:val="1"/>
      <w:marLeft w:val="0"/>
      <w:marRight w:val="0"/>
      <w:marTop w:val="0"/>
      <w:marBottom w:val="0"/>
      <w:divBdr>
        <w:top w:val="none" w:sz="0" w:space="0" w:color="auto"/>
        <w:left w:val="none" w:sz="0" w:space="0" w:color="auto"/>
        <w:bottom w:val="none" w:sz="0" w:space="0" w:color="auto"/>
        <w:right w:val="none" w:sz="0" w:space="0" w:color="auto"/>
      </w:divBdr>
    </w:div>
    <w:div w:id="741027257">
      <w:bodyDiv w:val="1"/>
      <w:marLeft w:val="0"/>
      <w:marRight w:val="0"/>
      <w:marTop w:val="0"/>
      <w:marBottom w:val="0"/>
      <w:divBdr>
        <w:top w:val="none" w:sz="0" w:space="0" w:color="auto"/>
        <w:left w:val="none" w:sz="0" w:space="0" w:color="auto"/>
        <w:bottom w:val="none" w:sz="0" w:space="0" w:color="auto"/>
        <w:right w:val="none" w:sz="0" w:space="0" w:color="auto"/>
      </w:divBdr>
    </w:div>
    <w:div w:id="745760965">
      <w:bodyDiv w:val="1"/>
      <w:marLeft w:val="0"/>
      <w:marRight w:val="0"/>
      <w:marTop w:val="0"/>
      <w:marBottom w:val="0"/>
      <w:divBdr>
        <w:top w:val="none" w:sz="0" w:space="0" w:color="auto"/>
        <w:left w:val="none" w:sz="0" w:space="0" w:color="auto"/>
        <w:bottom w:val="none" w:sz="0" w:space="0" w:color="auto"/>
        <w:right w:val="none" w:sz="0" w:space="0" w:color="auto"/>
      </w:divBdr>
    </w:div>
    <w:div w:id="753014981">
      <w:bodyDiv w:val="1"/>
      <w:marLeft w:val="0"/>
      <w:marRight w:val="0"/>
      <w:marTop w:val="0"/>
      <w:marBottom w:val="0"/>
      <w:divBdr>
        <w:top w:val="none" w:sz="0" w:space="0" w:color="auto"/>
        <w:left w:val="none" w:sz="0" w:space="0" w:color="auto"/>
        <w:bottom w:val="none" w:sz="0" w:space="0" w:color="auto"/>
        <w:right w:val="none" w:sz="0" w:space="0" w:color="auto"/>
      </w:divBdr>
    </w:div>
    <w:div w:id="792016002">
      <w:bodyDiv w:val="1"/>
      <w:marLeft w:val="0"/>
      <w:marRight w:val="0"/>
      <w:marTop w:val="0"/>
      <w:marBottom w:val="0"/>
      <w:divBdr>
        <w:top w:val="none" w:sz="0" w:space="0" w:color="auto"/>
        <w:left w:val="none" w:sz="0" w:space="0" w:color="auto"/>
        <w:bottom w:val="none" w:sz="0" w:space="0" w:color="auto"/>
        <w:right w:val="none" w:sz="0" w:space="0" w:color="auto"/>
      </w:divBdr>
    </w:div>
    <w:div w:id="810053035">
      <w:bodyDiv w:val="1"/>
      <w:marLeft w:val="0"/>
      <w:marRight w:val="0"/>
      <w:marTop w:val="0"/>
      <w:marBottom w:val="0"/>
      <w:divBdr>
        <w:top w:val="none" w:sz="0" w:space="0" w:color="auto"/>
        <w:left w:val="none" w:sz="0" w:space="0" w:color="auto"/>
        <w:bottom w:val="none" w:sz="0" w:space="0" w:color="auto"/>
        <w:right w:val="none" w:sz="0" w:space="0" w:color="auto"/>
      </w:divBdr>
    </w:div>
    <w:div w:id="821846673">
      <w:bodyDiv w:val="1"/>
      <w:marLeft w:val="0"/>
      <w:marRight w:val="0"/>
      <w:marTop w:val="0"/>
      <w:marBottom w:val="0"/>
      <w:divBdr>
        <w:top w:val="none" w:sz="0" w:space="0" w:color="auto"/>
        <w:left w:val="none" w:sz="0" w:space="0" w:color="auto"/>
        <w:bottom w:val="none" w:sz="0" w:space="0" w:color="auto"/>
        <w:right w:val="none" w:sz="0" w:space="0" w:color="auto"/>
      </w:divBdr>
    </w:div>
    <w:div w:id="833033296">
      <w:bodyDiv w:val="1"/>
      <w:marLeft w:val="0"/>
      <w:marRight w:val="0"/>
      <w:marTop w:val="0"/>
      <w:marBottom w:val="0"/>
      <w:divBdr>
        <w:top w:val="none" w:sz="0" w:space="0" w:color="auto"/>
        <w:left w:val="none" w:sz="0" w:space="0" w:color="auto"/>
        <w:bottom w:val="none" w:sz="0" w:space="0" w:color="auto"/>
        <w:right w:val="none" w:sz="0" w:space="0" w:color="auto"/>
      </w:divBdr>
    </w:div>
    <w:div w:id="834227965">
      <w:bodyDiv w:val="1"/>
      <w:marLeft w:val="0"/>
      <w:marRight w:val="0"/>
      <w:marTop w:val="0"/>
      <w:marBottom w:val="0"/>
      <w:divBdr>
        <w:top w:val="none" w:sz="0" w:space="0" w:color="auto"/>
        <w:left w:val="none" w:sz="0" w:space="0" w:color="auto"/>
        <w:bottom w:val="none" w:sz="0" w:space="0" w:color="auto"/>
        <w:right w:val="none" w:sz="0" w:space="0" w:color="auto"/>
      </w:divBdr>
    </w:div>
    <w:div w:id="843470750">
      <w:bodyDiv w:val="1"/>
      <w:marLeft w:val="0"/>
      <w:marRight w:val="0"/>
      <w:marTop w:val="0"/>
      <w:marBottom w:val="0"/>
      <w:divBdr>
        <w:top w:val="none" w:sz="0" w:space="0" w:color="auto"/>
        <w:left w:val="none" w:sz="0" w:space="0" w:color="auto"/>
        <w:bottom w:val="none" w:sz="0" w:space="0" w:color="auto"/>
        <w:right w:val="none" w:sz="0" w:space="0" w:color="auto"/>
      </w:divBdr>
    </w:div>
    <w:div w:id="942608308">
      <w:bodyDiv w:val="1"/>
      <w:marLeft w:val="0"/>
      <w:marRight w:val="0"/>
      <w:marTop w:val="0"/>
      <w:marBottom w:val="0"/>
      <w:divBdr>
        <w:top w:val="none" w:sz="0" w:space="0" w:color="auto"/>
        <w:left w:val="none" w:sz="0" w:space="0" w:color="auto"/>
        <w:bottom w:val="none" w:sz="0" w:space="0" w:color="auto"/>
        <w:right w:val="none" w:sz="0" w:space="0" w:color="auto"/>
      </w:divBdr>
    </w:div>
    <w:div w:id="967394012">
      <w:bodyDiv w:val="1"/>
      <w:marLeft w:val="0"/>
      <w:marRight w:val="0"/>
      <w:marTop w:val="0"/>
      <w:marBottom w:val="0"/>
      <w:divBdr>
        <w:top w:val="none" w:sz="0" w:space="0" w:color="auto"/>
        <w:left w:val="none" w:sz="0" w:space="0" w:color="auto"/>
        <w:bottom w:val="none" w:sz="0" w:space="0" w:color="auto"/>
        <w:right w:val="none" w:sz="0" w:space="0" w:color="auto"/>
      </w:divBdr>
    </w:div>
    <w:div w:id="1021662747">
      <w:bodyDiv w:val="1"/>
      <w:marLeft w:val="0"/>
      <w:marRight w:val="0"/>
      <w:marTop w:val="0"/>
      <w:marBottom w:val="0"/>
      <w:divBdr>
        <w:top w:val="none" w:sz="0" w:space="0" w:color="auto"/>
        <w:left w:val="none" w:sz="0" w:space="0" w:color="auto"/>
        <w:bottom w:val="none" w:sz="0" w:space="0" w:color="auto"/>
        <w:right w:val="none" w:sz="0" w:space="0" w:color="auto"/>
      </w:divBdr>
    </w:div>
    <w:div w:id="1033649488">
      <w:bodyDiv w:val="1"/>
      <w:marLeft w:val="0"/>
      <w:marRight w:val="0"/>
      <w:marTop w:val="0"/>
      <w:marBottom w:val="0"/>
      <w:divBdr>
        <w:top w:val="none" w:sz="0" w:space="0" w:color="auto"/>
        <w:left w:val="none" w:sz="0" w:space="0" w:color="auto"/>
        <w:bottom w:val="none" w:sz="0" w:space="0" w:color="auto"/>
        <w:right w:val="none" w:sz="0" w:space="0" w:color="auto"/>
      </w:divBdr>
    </w:div>
    <w:div w:id="1096705075">
      <w:bodyDiv w:val="1"/>
      <w:marLeft w:val="0"/>
      <w:marRight w:val="0"/>
      <w:marTop w:val="0"/>
      <w:marBottom w:val="0"/>
      <w:divBdr>
        <w:top w:val="none" w:sz="0" w:space="0" w:color="auto"/>
        <w:left w:val="none" w:sz="0" w:space="0" w:color="auto"/>
        <w:bottom w:val="none" w:sz="0" w:space="0" w:color="auto"/>
        <w:right w:val="none" w:sz="0" w:space="0" w:color="auto"/>
      </w:divBdr>
    </w:div>
    <w:div w:id="1128668342">
      <w:bodyDiv w:val="1"/>
      <w:marLeft w:val="0"/>
      <w:marRight w:val="0"/>
      <w:marTop w:val="0"/>
      <w:marBottom w:val="0"/>
      <w:divBdr>
        <w:top w:val="none" w:sz="0" w:space="0" w:color="auto"/>
        <w:left w:val="none" w:sz="0" w:space="0" w:color="auto"/>
        <w:bottom w:val="none" w:sz="0" w:space="0" w:color="auto"/>
        <w:right w:val="none" w:sz="0" w:space="0" w:color="auto"/>
      </w:divBdr>
    </w:div>
    <w:div w:id="1230462665">
      <w:bodyDiv w:val="1"/>
      <w:marLeft w:val="0"/>
      <w:marRight w:val="0"/>
      <w:marTop w:val="0"/>
      <w:marBottom w:val="0"/>
      <w:divBdr>
        <w:top w:val="none" w:sz="0" w:space="0" w:color="auto"/>
        <w:left w:val="none" w:sz="0" w:space="0" w:color="auto"/>
        <w:bottom w:val="none" w:sz="0" w:space="0" w:color="auto"/>
        <w:right w:val="none" w:sz="0" w:space="0" w:color="auto"/>
      </w:divBdr>
    </w:div>
    <w:div w:id="1262109748">
      <w:bodyDiv w:val="1"/>
      <w:marLeft w:val="0"/>
      <w:marRight w:val="0"/>
      <w:marTop w:val="0"/>
      <w:marBottom w:val="0"/>
      <w:divBdr>
        <w:top w:val="none" w:sz="0" w:space="0" w:color="auto"/>
        <w:left w:val="none" w:sz="0" w:space="0" w:color="auto"/>
        <w:bottom w:val="none" w:sz="0" w:space="0" w:color="auto"/>
        <w:right w:val="none" w:sz="0" w:space="0" w:color="auto"/>
      </w:divBdr>
    </w:div>
    <w:div w:id="1329410005">
      <w:bodyDiv w:val="1"/>
      <w:marLeft w:val="0"/>
      <w:marRight w:val="0"/>
      <w:marTop w:val="0"/>
      <w:marBottom w:val="0"/>
      <w:divBdr>
        <w:top w:val="none" w:sz="0" w:space="0" w:color="auto"/>
        <w:left w:val="none" w:sz="0" w:space="0" w:color="auto"/>
        <w:bottom w:val="none" w:sz="0" w:space="0" w:color="auto"/>
        <w:right w:val="none" w:sz="0" w:space="0" w:color="auto"/>
      </w:divBdr>
    </w:div>
    <w:div w:id="1334869209">
      <w:bodyDiv w:val="1"/>
      <w:marLeft w:val="0"/>
      <w:marRight w:val="0"/>
      <w:marTop w:val="0"/>
      <w:marBottom w:val="0"/>
      <w:divBdr>
        <w:top w:val="none" w:sz="0" w:space="0" w:color="auto"/>
        <w:left w:val="none" w:sz="0" w:space="0" w:color="auto"/>
        <w:bottom w:val="none" w:sz="0" w:space="0" w:color="auto"/>
        <w:right w:val="none" w:sz="0" w:space="0" w:color="auto"/>
      </w:divBdr>
    </w:div>
    <w:div w:id="1385639026">
      <w:bodyDiv w:val="1"/>
      <w:marLeft w:val="0"/>
      <w:marRight w:val="0"/>
      <w:marTop w:val="0"/>
      <w:marBottom w:val="0"/>
      <w:divBdr>
        <w:top w:val="none" w:sz="0" w:space="0" w:color="auto"/>
        <w:left w:val="none" w:sz="0" w:space="0" w:color="auto"/>
        <w:bottom w:val="none" w:sz="0" w:space="0" w:color="auto"/>
        <w:right w:val="none" w:sz="0" w:space="0" w:color="auto"/>
      </w:divBdr>
    </w:div>
    <w:div w:id="1389107214">
      <w:bodyDiv w:val="1"/>
      <w:marLeft w:val="0"/>
      <w:marRight w:val="0"/>
      <w:marTop w:val="0"/>
      <w:marBottom w:val="0"/>
      <w:divBdr>
        <w:top w:val="none" w:sz="0" w:space="0" w:color="auto"/>
        <w:left w:val="none" w:sz="0" w:space="0" w:color="auto"/>
        <w:bottom w:val="none" w:sz="0" w:space="0" w:color="auto"/>
        <w:right w:val="none" w:sz="0" w:space="0" w:color="auto"/>
      </w:divBdr>
    </w:div>
    <w:div w:id="1442651051">
      <w:bodyDiv w:val="1"/>
      <w:marLeft w:val="0"/>
      <w:marRight w:val="0"/>
      <w:marTop w:val="0"/>
      <w:marBottom w:val="0"/>
      <w:divBdr>
        <w:top w:val="none" w:sz="0" w:space="0" w:color="auto"/>
        <w:left w:val="none" w:sz="0" w:space="0" w:color="auto"/>
        <w:bottom w:val="none" w:sz="0" w:space="0" w:color="auto"/>
        <w:right w:val="none" w:sz="0" w:space="0" w:color="auto"/>
      </w:divBdr>
    </w:div>
    <w:div w:id="1454135668">
      <w:bodyDiv w:val="1"/>
      <w:marLeft w:val="0"/>
      <w:marRight w:val="0"/>
      <w:marTop w:val="0"/>
      <w:marBottom w:val="0"/>
      <w:divBdr>
        <w:top w:val="none" w:sz="0" w:space="0" w:color="auto"/>
        <w:left w:val="none" w:sz="0" w:space="0" w:color="auto"/>
        <w:bottom w:val="none" w:sz="0" w:space="0" w:color="auto"/>
        <w:right w:val="none" w:sz="0" w:space="0" w:color="auto"/>
      </w:divBdr>
    </w:div>
    <w:div w:id="1547447355">
      <w:bodyDiv w:val="1"/>
      <w:marLeft w:val="0"/>
      <w:marRight w:val="0"/>
      <w:marTop w:val="0"/>
      <w:marBottom w:val="0"/>
      <w:divBdr>
        <w:top w:val="none" w:sz="0" w:space="0" w:color="auto"/>
        <w:left w:val="none" w:sz="0" w:space="0" w:color="auto"/>
        <w:bottom w:val="none" w:sz="0" w:space="0" w:color="auto"/>
        <w:right w:val="none" w:sz="0" w:space="0" w:color="auto"/>
      </w:divBdr>
    </w:div>
    <w:div w:id="1550650602">
      <w:bodyDiv w:val="1"/>
      <w:marLeft w:val="0"/>
      <w:marRight w:val="0"/>
      <w:marTop w:val="0"/>
      <w:marBottom w:val="0"/>
      <w:divBdr>
        <w:top w:val="none" w:sz="0" w:space="0" w:color="auto"/>
        <w:left w:val="none" w:sz="0" w:space="0" w:color="auto"/>
        <w:bottom w:val="none" w:sz="0" w:space="0" w:color="auto"/>
        <w:right w:val="none" w:sz="0" w:space="0" w:color="auto"/>
      </w:divBdr>
    </w:div>
    <w:div w:id="1607153540">
      <w:bodyDiv w:val="1"/>
      <w:marLeft w:val="0"/>
      <w:marRight w:val="0"/>
      <w:marTop w:val="0"/>
      <w:marBottom w:val="0"/>
      <w:divBdr>
        <w:top w:val="none" w:sz="0" w:space="0" w:color="auto"/>
        <w:left w:val="none" w:sz="0" w:space="0" w:color="auto"/>
        <w:bottom w:val="none" w:sz="0" w:space="0" w:color="auto"/>
        <w:right w:val="none" w:sz="0" w:space="0" w:color="auto"/>
      </w:divBdr>
    </w:div>
    <w:div w:id="1701082937">
      <w:bodyDiv w:val="1"/>
      <w:marLeft w:val="0"/>
      <w:marRight w:val="0"/>
      <w:marTop w:val="0"/>
      <w:marBottom w:val="0"/>
      <w:divBdr>
        <w:top w:val="none" w:sz="0" w:space="0" w:color="auto"/>
        <w:left w:val="none" w:sz="0" w:space="0" w:color="auto"/>
        <w:bottom w:val="none" w:sz="0" w:space="0" w:color="auto"/>
        <w:right w:val="none" w:sz="0" w:space="0" w:color="auto"/>
      </w:divBdr>
    </w:div>
    <w:div w:id="1701390117">
      <w:bodyDiv w:val="1"/>
      <w:marLeft w:val="0"/>
      <w:marRight w:val="0"/>
      <w:marTop w:val="0"/>
      <w:marBottom w:val="0"/>
      <w:divBdr>
        <w:top w:val="none" w:sz="0" w:space="0" w:color="auto"/>
        <w:left w:val="none" w:sz="0" w:space="0" w:color="auto"/>
        <w:bottom w:val="none" w:sz="0" w:space="0" w:color="auto"/>
        <w:right w:val="none" w:sz="0" w:space="0" w:color="auto"/>
      </w:divBdr>
    </w:div>
    <w:div w:id="1711369777">
      <w:bodyDiv w:val="1"/>
      <w:marLeft w:val="0"/>
      <w:marRight w:val="0"/>
      <w:marTop w:val="0"/>
      <w:marBottom w:val="0"/>
      <w:divBdr>
        <w:top w:val="none" w:sz="0" w:space="0" w:color="auto"/>
        <w:left w:val="none" w:sz="0" w:space="0" w:color="auto"/>
        <w:bottom w:val="none" w:sz="0" w:space="0" w:color="auto"/>
        <w:right w:val="none" w:sz="0" w:space="0" w:color="auto"/>
      </w:divBdr>
    </w:div>
    <w:div w:id="1711489547">
      <w:bodyDiv w:val="1"/>
      <w:marLeft w:val="0"/>
      <w:marRight w:val="0"/>
      <w:marTop w:val="0"/>
      <w:marBottom w:val="0"/>
      <w:divBdr>
        <w:top w:val="none" w:sz="0" w:space="0" w:color="auto"/>
        <w:left w:val="none" w:sz="0" w:space="0" w:color="auto"/>
        <w:bottom w:val="none" w:sz="0" w:space="0" w:color="auto"/>
        <w:right w:val="none" w:sz="0" w:space="0" w:color="auto"/>
      </w:divBdr>
    </w:div>
    <w:div w:id="1752192393">
      <w:bodyDiv w:val="1"/>
      <w:marLeft w:val="0"/>
      <w:marRight w:val="0"/>
      <w:marTop w:val="0"/>
      <w:marBottom w:val="0"/>
      <w:divBdr>
        <w:top w:val="none" w:sz="0" w:space="0" w:color="auto"/>
        <w:left w:val="none" w:sz="0" w:space="0" w:color="auto"/>
        <w:bottom w:val="none" w:sz="0" w:space="0" w:color="auto"/>
        <w:right w:val="none" w:sz="0" w:space="0" w:color="auto"/>
      </w:divBdr>
    </w:div>
    <w:div w:id="1800564402">
      <w:bodyDiv w:val="1"/>
      <w:marLeft w:val="0"/>
      <w:marRight w:val="0"/>
      <w:marTop w:val="0"/>
      <w:marBottom w:val="0"/>
      <w:divBdr>
        <w:top w:val="none" w:sz="0" w:space="0" w:color="auto"/>
        <w:left w:val="none" w:sz="0" w:space="0" w:color="auto"/>
        <w:bottom w:val="none" w:sz="0" w:space="0" w:color="auto"/>
        <w:right w:val="none" w:sz="0" w:space="0" w:color="auto"/>
      </w:divBdr>
    </w:div>
    <w:div w:id="1817988306">
      <w:bodyDiv w:val="1"/>
      <w:marLeft w:val="0"/>
      <w:marRight w:val="0"/>
      <w:marTop w:val="0"/>
      <w:marBottom w:val="0"/>
      <w:divBdr>
        <w:top w:val="none" w:sz="0" w:space="0" w:color="auto"/>
        <w:left w:val="none" w:sz="0" w:space="0" w:color="auto"/>
        <w:bottom w:val="none" w:sz="0" w:space="0" w:color="auto"/>
        <w:right w:val="none" w:sz="0" w:space="0" w:color="auto"/>
      </w:divBdr>
    </w:div>
    <w:div w:id="1886913620">
      <w:bodyDiv w:val="1"/>
      <w:marLeft w:val="0"/>
      <w:marRight w:val="0"/>
      <w:marTop w:val="0"/>
      <w:marBottom w:val="0"/>
      <w:divBdr>
        <w:top w:val="none" w:sz="0" w:space="0" w:color="auto"/>
        <w:left w:val="none" w:sz="0" w:space="0" w:color="auto"/>
        <w:bottom w:val="none" w:sz="0" w:space="0" w:color="auto"/>
        <w:right w:val="none" w:sz="0" w:space="0" w:color="auto"/>
      </w:divBdr>
    </w:div>
    <w:div w:id="1937515414">
      <w:bodyDiv w:val="1"/>
      <w:marLeft w:val="0"/>
      <w:marRight w:val="0"/>
      <w:marTop w:val="0"/>
      <w:marBottom w:val="0"/>
      <w:divBdr>
        <w:top w:val="none" w:sz="0" w:space="0" w:color="auto"/>
        <w:left w:val="none" w:sz="0" w:space="0" w:color="auto"/>
        <w:bottom w:val="none" w:sz="0" w:space="0" w:color="auto"/>
        <w:right w:val="none" w:sz="0" w:space="0" w:color="auto"/>
      </w:divBdr>
    </w:div>
    <w:div w:id="1956673892">
      <w:bodyDiv w:val="1"/>
      <w:marLeft w:val="0"/>
      <w:marRight w:val="0"/>
      <w:marTop w:val="0"/>
      <w:marBottom w:val="0"/>
      <w:divBdr>
        <w:top w:val="none" w:sz="0" w:space="0" w:color="auto"/>
        <w:left w:val="none" w:sz="0" w:space="0" w:color="auto"/>
        <w:bottom w:val="none" w:sz="0" w:space="0" w:color="auto"/>
        <w:right w:val="none" w:sz="0" w:space="0" w:color="auto"/>
      </w:divBdr>
    </w:div>
    <w:div w:id="1976137772">
      <w:bodyDiv w:val="1"/>
      <w:marLeft w:val="0"/>
      <w:marRight w:val="0"/>
      <w:marTop w:val="0"/>
      <w:marBottom w:val="0"/>
      <w:divBdr>
        <w:top w:val="none" w:sz="0" w:space="0" w:color="auto"/>
        <w:left w:val="none" w:sz="0" w:space="0" w:color="auto"/>
        <w:bottom w:val="none" w:sz="0" w:space="0" w:color="auto"/>
        <w:right w:val="none" w:sz="0" w:space="0" w:color="auto"/>
      </w:divBdr>
    </w:div>
    <w:div w:id="1997878063">
      <w:bodyDiv w:val="1"/>
      <w:marLeft w:val="0"/>
      <w:marRight w:val="0"/>
      <w:marTop w:val="0"/>
      <w:marBottom w:val="0"/>
      <w:divBdr>
        <w:top w:val="none" w:sz="0" w:space="0" w:color="auto"/>
        <w:left w:val="none" w:sz="0" w:space="0" w:color="auto"/>
        <w:bottom w:val="none" w:sz="0" w:space="0" w:color="auto"/>
        <w:right w:val="none" w:sz="0" w:space="0" w:color="auto"/>
      </w:divBdr>
    </w:div>
    <w:div w:id="2018387221">
      <w:bodyDiv w:val="1"/>
      <w:marLeft w:val="0"/>
      <w:marRight w:val="0"/>
      <w:marTop w:val="0"/>
      <w:marBottom w:val="0"/>
      <w:divBdr>
        <w:top w:val="none" w:sz="0" w:space="0" w:color="auto"/>
        <w:left w:val="none" w:sz="0" w:space="0" w:color="auto"/>
        <w:bottom w:val="none" w:sz="0" w:space="0" w:color="auto"/>
        <w:right w:val="none" w:sz="0" w:space="0" w:color="auto"/>
      </w:divBdr>
    </w:div>
    <w:div w:id="2032801798">
      <w:bodyDiv w:val="1"/>
      <w:marLeft w:val="0"/>
      <w:marRight w:val="0"/>
      <w:marTop w:val="0"/>
      <w:marBottom w:val="0"/>
      <w:divBdr>
        <w:top w:val="none" w:sz="0" w:space="0" w:color="auto"/>
        <w:left w:val="none" w:sz="0" w:space="0" w:color="auto"/>
        <w:bottom w:val="none" w:sz="0" w:space="0" w:color="auto"/>
        <w:right w:val="none" w:sz="0" w:space="0" w:color="auto"/>
      </w:divBdr>
    </w:div>
    <w:div w:id="2068720147">
      <w:bodyDiv w:val="1"/>
      <w:marLeft w:val="0"/>
      <w:marRight w:val="0"/>
      <w:marTop w:val="0"/>
      <w:marBottom w:val="0"/>
      <w:divBdr>
        <w:top w:val="none" w:sz="0" w:space="0" w:color="auto"/>
        <w:left w:val="none" w:sz="0" w:space="0" w:color="auto"/>
        <w:bottom w:val="none" w:sz="0" w:space="0" w:color="auto"/>
        <w:right w:val="none" w:sz="0" w:space="0" w:color="auto"/>
      </w:divBdr>
    </w:div>
    <w:div w:id="212396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ustomXml" Target="ink/ink1.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B1ACF36D70E4FA0912DE4053A19CCCF"/>
        <w:category>
          <w:name w:val="Algemeen"/>
          <w:gallery w:val="placeholder"/>
        </w:category>
        <w:types>
          <w:type w:val="bbPlcHdr"/>
        </w:types>
        <w:behaviors>
          <w:behavior w:val="content"/>
        </w:behaviors>
        <w:guid w:val="{54203749-E4F9-498E-90E3-C0289315AE61}"/>
      </w:docPartPr>
      <w:docPartBody>
        <w:p w:rsidR="00FF5FC2" w:rsidRDefault="004221CB">
          <w:r w:rsidRPr="00631E9D">
            <w:rPr>
              <w:rStyle w:val="Tekstvantijdelijkeaanduiding"/>
            </w:rPr>
            <w:t>[Titel]</w:t>
          </w:r>
        </w:p>
      </w:docPartBody>
    </w:docPart>
    <w:docPart>
      <w:docPartPr>
        <w:name w:val="03723DB9D86543D296FE25B49DE5488E"/>
        <w:category>
          <w:name w:val="Algemeen"/>
          <w:gallery w:val="placeholder"/>
        </w:category>
        <w:types>
          <w:type w:val="bbPlcHdr"/>
        </w:types>
        <w:behaviors>
          <w:behavior w:val="content"/>
        </w:behaviors>
        <w:guid w:val="{90A07C69-0B78-4E68-AA08-EF13E6C813F9}"/>
      </w:docPartPr>
      <w:docPartBody>
        <w:p w:rsidR="002F7E11" w:rsidRDefault="00FF5FC2">
          <w:r w:rsidRPr="00C679F2">
            <w:rPr>
              <w:rStyle w:val="Tekstvantijdelijkeaanduiding"/>
            </w:rPr>
            <w:t>[Auteur]</w:t>
          </w:r>
        </w:p>
      </w:docPartBody>
    </w:docPart>
    <w:docPart>
      <w:docPartPr>
        <w:name w:val="9AA212A108AB4BB782CE0780F0575C26"/>
        <w:category>
          <w:name w:val="Algemeen"/>
          <w:gallery w:val="placeholder"/>
        </w:category>
        <w:types>
          <w:type w:val="bbPlcHdr"/>
        </w:types>
        <w:behaviors>
          <w:behavior w:val="content"/>
        </w:behaviors>
        <w:guid w:val="{E5CB9A2A-140B-44AD-885F-9299057DEE6A}"/>
      </w:docPartPr>
      <w:docPartBody>
        <w:p w:rsidR="00B9721E" w:rsidRDefault="002F7E11" w:rsidP="002F7E11">
          <w:r w:rsidRPr="00631E9D">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PCL6)">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1CB"/>
    <w:rsid w:val="000316BC"/>
    <w:rsid w:val="0005277D"/>
    <w:rsid w:val="00071B71"/>
    <w:rsid w:val="00110648"/>
    <w:rsid w:val="00154292"/>
    <w:rsid w:val="0016330D"/>
    <w:rsid w:val="001945DA"/>
    <w:rsid w:val="001A43FF"/>
    <w:rsid w:val="001C0F8F"/>
    <w:rsid w:val="00213A76"/>
    <w:rsid w:val="00213E54"/>
    <w:rsid w:val="00233BFE"/>
    <w:rsid w:val="002702A9"/>
    <w:rsid w:val="002B0E5E"/>
    <w:rsid w:val="002D2C4B"/>
    <w:rsid w:val="002F7E11"/>
    <w:rsid w:val="003139B6"/>
    <w:rsid w:val="003144EE"/>
    <w:rsid w:val="003A06D7"/>
    <w:rsid w:val="003B5F6F"/>
    <w:rsid w:val="00400D94"/>
    <w:rsid w:val="004221CB"/>
    <w:rsid w:val="00446080"/>
    <w:rsid w:val="004715AF"/>
    <w:rsid w:val="00495CCC"/>
    <w:rsid w:val="00510442"/>
    <w:rsid w:val="00567919"/>
    <w:rsid w:val="005C0E03"/>
    <w:rsid w:val="005D219B"/>
    <w:rsid w:val="0068195A"/>
    <w:rsid w:val="006C3EF9"/>
    <w:rsid w:val="006D38D6"/>
    <w:rsid w:val="00796A65"/>
    <w:rsid w:val="0086110A"/>
    <w:rsid w:val="00896CC4"/>
    <w:rsid w:val="008A6DBC"/>
    <w:rsid w:val="008C03F0"/>
    <w:rsid w:val="009219A0"/>
    <w:rsid w:val="00936F1E"/>
    <w:rsid w:val="009521E7"/>
    <w:rsid w:val="009823B6"/>
    <w:rsid w:val="009A347A"/>
    <w:rsid w:val="009A477D"/>
    <w:rsid w:val="009A7FC3"/>
    <w:rsid w:val="00A520A3"/>
    <w:rsid w:val="00A67FA5"/>
    <w:rsid w:val="00A95CDA"/>
    <w:rsid w:val="00AF05C5"/>
    <w:rsid w:val="00B27E55"/>
    <w:rsid w:val="00B9721E"/>
    <w:rsid w:val="00BA3D45"/>
    <w:rsid w:val="00BC24EA"/>
    <w:rsid w:val="00BD0645"/>
    <w:rsid w:val="00C35FDA"/>
    <w:rsid w:val="00C501DC"/>
    <w:rsid w:val="00C97D0F"/>
    <w:rsid w:val="00CA0B69"/>
    <w:rsid w:val="00CC01C0"/>
    <w:rsid w:val="00D03358"/>
    <w:rsid w:val="00D80036"/>
    <w:rsid w:val="00D87007"/>
    <w:rsid w:val="00DB1505"/>
    <w:rsid w:val="00DF4DA0"/>
    <w:rsid w:val="00E230FB"/>
    <w:rsid w:val="00E33F01"/>
    <w:rsid w:val="00E55865"/>
    <w:rsid w:val="00E901C5"/>
    <w:rsid w:val="00ED6C32"/>
    <w:rsid w:val="00EF7999"/>
    <w:rsid w:val="00EF7D67"/>
    <w:rsid w:val="00F32D36"/>
    <w:rsid w:val="00F35AE3"/>
    <w:rsid w:val="00FE42AB"/>
    <w:rsid w:val="00FF5FC2"/>
    <w:rsid w:val="00FF6D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uiPriority w:val="99"/>
    <w:semiHidden/>
    <w:rsid w:val="005D21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22:36.210"/>
    </inkml:context>
    <inkml:brush xml:id="br0">
      <inkml:brushProperty name="width" value="0.035" units="cm"/>
      <inkml:brushProperty name="height" value="0.035" units="cm"/>
    </inkml:brush>
  </inkml:definitions>
  <inkml:trace contextRef="#ctx0" brushRef="#br0">1983 1743 24575,'1'0'0,"0"-1"0,1 1 0,-1-1 0,0 0 0,0 1 0,0-1 0,0 0 0,0 0 0,0 0 0,0 0 0,0 0 0,0 0 0,-1 0 0,1 0 0,0 0 0,0 0 0,-1-1 0,1 1 0,0-2 0,13-33 0,-11 26 0,18-43 0,47-89 0,-16 40 0,-37 67 0,2 2 0,24-36 0,4 3 0,87-118 0,-105 152 0,2 0 0,0 2 0,46-36 0,-70 62 0,7-6 0,0 1 0,2 0 0,-1 0 0,1 1 0,17-7 0,-28 14 0,-1 0 0,0 1 0,1-1 0,-1 0 0,0 1 0,1 0 0,-1-1 0,1 1 0,-1 0 0,1 0 0,-1 0 0,1 0 0,-1 1 0,1-1 0,-1 1 0,0 0 0,1-1 0,-1 1 0,0 0 0,0 0 0,1 1 0,-1-1 0,0 0 0,0 1 0,0-1 0,0 1 0,-1 0 0,1-1 0,0 1 0,-1 0 0,1 0 0,-1 0 0,0 0 0,1 1 0,-1-1 0,0 0 0,0 0 0,-1 1 0,1-1 0,0 0 0,0 4 0,13 45-22,-2 0 0,-2 1 0,-2 1 1,-3 0-1,-2 66 0,-4 566-636,-1-650 645,-12 64 1,3-22 168,10-74-21,-8 57 413,8-57-549,1 1-1,-1-1 0,0 0 1,0 0-1,0 0 0,0 0 1,-1 0-1,1 0 0,-1 0 1,0 0-1,0-1 0,0 1 1,0 0-1,-4 3 0,6-6 2,-1 0 0,0 1 0,1-1 0,-1 0 0,1 0 0,-1 0 0,0 0 0,1 1 0,-1-1 0,1 0 0,-1 0 0,0 0 0,1 0 0,-1 0 0,0 0 0,1-1 0,-1 1 0,1 0 0,-1 0 0,0 0 0,1-1 0,-1 1 0,1 0 0,-1 0 0,1-1 0,-1 1 0,1-1 0,-1 1 0,1 0 0,-2-2 0,-11-22 0,2-26 0,8 16 0,1 1 0,2-1 0,2 1 0,0-1 0,3 1 0,0 0 0,20-61 0,-10 46 0,-5 12 0,2 0 0,1 1 0,2 0 0,28-48 0,30-39 0,-44 70 0,3 2 0,62-78 0,-76 108 0,-2 1 0,1 1 0,25-22 0,-36 35 0,0 1 0,0 0 0,1 0 0,0 0 0,0 0 0,0 1 0,0 1 0,0-1 0,1 1 0,-1 0 0,15-1 0,-20 2 0,1 1 0,-1 1 0,1-1 0,-1 0 0,1 0 0,-1 1 0,0-1 0,1 1 0,-1 0 0,0 0 0,0 0 0,1 0 0,-1 0 0,0 1 0,0-1 0,0 0 0,0 1 0,2 2 0,0 1 0,0 0 0,0 0 0,-1 0 0,0 0 0,0 0 0,0 1 0,2 7 0,2 7 0,-2 1 0,0-1 0,2 30 0,0 69 0,-6-76 0,10 70 0,-3-46 0,-3 1 0,-6 121 0,-1-66 0,2-117 0,0-2 0,1-1 0,-1 0 0,0 1 0,0-1 0,-1 0 0,1 0 0,-1 1 0,1-1 0,-1 0 0,0 0 0,0 0 0,0 0 0,-1 0 0,-1 3 0,2-6 0,1 0 0,0 0 0,-1 0 0,1 0 0,0 0 0,-1 0 0,1 0 0,0 0 0,-1 0 0,1 0 0,0 0 0,-1 0 0,1 0 0,0 0 0,-1 0 0,1-1 0,0 1 0,0 0 0,-1 0 0,1 0 0,0-1 0,-1 1 0,1 0 0,0 0 0,0-1 0,0 1 0,-1 0 0,1 0 0,0-1 0,0 1 0,0 0 0,0-1 0,0 1 0,-1 0 0,1-1 0,0 1 0,0 0 0,0-1 0,0 1 0,0 0 0,0-1 0,0 1 0,0 0 0,0-1 0,0 1 0,-3-19 0,0-7 0,3-1 0,0 1 0,1 0 0,2 0 0,0 0 0,2 1 0,1-1 0,16-45 0,28-65 0,12-39 0,-49 139 0,3 0 0,35-63 0,-34 70 0,-7 11 0,1 0 0,1 1 0,0 0 0,1 1 0,22-21 0,-26 29 0,1 0 0,0 0 0,1 1 0,-1 0 0,1 1 0,1 0 0,-1 1 0,1 0 0,0 1 0,14-4 0,-16 6 0,129-23 0,-122 23 0,0 0 0,0 2 0,0 0 0,0 1 0,0 1 0,20 4 0,-16 3 0,0 0 0,-1 0 0,0 2 0,-1 1 0,21 16 0,-28-20 0,-3-1 0,-1 0 0,0 0 0,0 1 0,0 0 0,-1 0 0,0 1 0,-1 0 0,0 0 0,0 1 0,-1-1 0,0 1 0,-1 0 0,5 17 0,-3-4 0,-1 1 0,-1-1 0,-1 1 0,-1 0 0,-1 27 0,-2-30 0,0-1 0,-6 37 0,5-49 0,-1 0 0,1 0 0,-2 0 0,1 0 0,-1 0 0,0-1 0,0 0 0,-1 0 0,-9 11 0,0-2 0,-18 21 0,-1-1 0,-76 62 0,-133 68 0,202-142 0,-79 47 0,101-62 0,0-1 0,0-1 0,-1 0 0,-34 7 0,52-13 0,-1-1 0,1 1 0,0-1 0,0 0 0,0 1 0,-1-1 0,1 0 0,0 0 0,0 0 0,0 0 0,-1 0 0,1 0 0,0 0 0,0-1 0,-1 1 0,1 0 0,0-1 0,0 1 0,0-1 0,0 1 0,0-1 0,0 1 0,0-1 0,0 0 0,0 0 0,0 1 0,0-1 0,0 0 0,-1-2 0,2 1 0,-1 0 0,1 0 0,0 0 0,0 0 0,0-1 0,0 1 0,0 0 0,0 0 0,1 0 0,-1 0 0,1 0 0,-1-1 0,1 1 0,2-3 0,5-11 0,0 1 0,21-28 0,14-9 0,3 2 0,72-62 0,-91 88 0,142-114 0,-88 79-217,2 3 0,91-44 1,-26 15 39,-52 23 177,-51 31 0,70-35 0,144-61-405,208-96-568,23-4 973,81-34 0,-397 188-49,92-45-44,-191 77 1094,-172 76 345,55-18-1828,-71 41-1,68-34-159,-57 23 0,-243 104-2735,98-40 1593,-357 136 1784,244-107 0,203-81 0,-870 290-1574,418-187 1162,477-130 1386,90-19-250,-1-3 1,0-1-1,0-2 0,-61 2 0,88-8-408,-1 0 0,1 2 1,-18 4-1,20-4 274,0 0-1,0-1 1,0 0 0,-18-1 0,32-1-586,-1 0 0,1 0 1,0 0-1,0 0 0,-1 0 1,1 0-1,0 0 0,0 0 1,-1 0-1,1 0 0,0 0 0,0 0 1,0 0-1,-1 0 0,1 0 1,0-1-1,0 1 0,-1 0 1,1 0-1,0 0 0,0 0 1,0 0-1,0-1 0,-1 1 1,1 0-1,0 0 0,0 0 0,0-1 1,0 1-1,0 0 0,0 0 1,0 0-1,-1-1 0,1 1 1,0 0-1,0 0 0,0-1 1,0 1-1,0 0 0,0 0 1,0 0-1,0-1 0,7-12 188,13-8 18,12-4-381,1 1 0,1 2 0,50-24 0,12-9-74,-23 14-250,97-39-1,18-9-165,174-86-476,-60 31-51,-106 39-27,78-39 2213,-270 142-763,1-1 1,-1 0 0,1 0-1,-1 0 1,0 0 0,5-6-1,-8 9-194,-1 0-1,0-1 1,0 1 0,1 0-1,-1 0 1,0 0 0,0-1-1,0 1 1,0 0-1,1 0 1,-1-1 0,0 1-1,0 0 1,0 0 0,0-1-1,0 1 1,0 0 0,0-1-1,0 1 1,1 0-1,-1-1 1,0 1 0,0 0-1,0 0 1,-1-1 0,1 1-1,0 0 1,0-1-1,0 1 1,0 0 0,0 0-1,0-1 1,0 1 0,0 0-1,-1-1 1,1 1-1,0 0 1,0-1 0,-25 0 1554,-34 14-2180,0 2 0,1 2 1,-66 31-1,94-37 648,-353 145-5781,-93 34 1268,-334 147 2047,647-266 1989,-1003 505-267,456-126 1377,623-386 305,3 5 0,4 2 0,2 5 0,-102 127 0,162-179 1059,-27 43-1,42-62-1758,-1 1 0,2-1 1,-1 1-1,0 0 0,1 0 0,0 0 0,0 0 0,1 0 1,0 1-1,0-1 0,0 0 0,1 1 0,0-1 1,1 13-1,1-17-266,-1 1-1,0-1 1,1 0 0,0 0 0,-1 1 0,1-1-1,0 0 1,0 0 0,0-1 0,0 1 0,1 0 0,-1-1-1,0 1 1,1-1 0,-1 0 0,1 0 0,-1 0 0,1 0-1,0 0 1,-1 0 0,1-1 0,0 0 0,0 1-1,-1-1 1,1 0 0,4 0 0,8 0 80,0-1 0,0 0 0,21-4 0,48-14-916,-1-4 1,-2-3-1,0-4 1,102-55-1,-57 24-1629,285-146-1005,1-19-41,326-174 1254,225-118 2107,-425 226 118,-63 47 2455,-250 109 2502,-221 133-4587,0 0 0,0 0-1,0-1 1,0 1 0,-1-1 0,0 0-1,4-6 1,-6 10-305,-1-1 1,0 1-1,1 0 0,-1-1 1,0 1-1,0-1 0,0 1 1,1-1-1,-1 1 0,0 0 1,0-1-1,0 1 0,0-1 1,0 1-1,0-1 0,0 1 1,0-1-1,0 1 0,0-1 1,0 1-1,0-1 0,-1 1 1,1-1-1,0 1 0,0 0 1,0-1-1,-1 1 0,1-1 1,-1 0-1,0 1-10,0-1 1,-1 0-1,1 1 0,-1-1 0,1 1 1,-1 0-1,1-1 0,-1 1 0,1 0 1,-1 0-1,1 0 0,-1 0 0,1 0 1,-1 1-1,-1-1 0,-7 2-62,1 0 0,-1 1-1,1 0 1,0 0 0,0 1 0,0 0 0,0 1 0,-14 10-1,-66 57 43,34-26 141,-66 60 253,47-38-365,-112 92-503,-260 233-1245,222-213 1389,3-1 297,214-173 353,3-4-80,1 1-1,0-1 0,0 1 1,0 0-1,0 0 0,1 0 1,-1 0-1,1 0 0,0 0 1,0 1-1,-2 3 0,5-7-257,-1 1 0,0-1 0,1 1-1,-1-1 1,1 0 0,-1 1 0,0-1-1,1 0 1,-1 0 0,1 1 0,-1-1 0,1 0-1,-1 0 1,1 0 0,-1 1 0,1-1 0,-1 0-1,1 0 1,-1 0 0,1 0 0,0 0 0,-1 0-1,1 0 1,-1 0 0,1 0 0,-1 0 0,1-1-1,-1 1 1,1 0 0,0-1 0,19-3 200,-19 3-220,29-9-93,1-2-1,-2-2 1,46-27 0,80-63-427,-108 71 470,672-437-6700,-242 183 6750,364-183-152,-536 325 339,-269 126 408,-19 10 178,0 0 1,0 1 0,1 1 0,0 0 0,0 1 0,0 2-1,28-5 1,-44 9-788,0 0 0,0 0 0,0 0 0,0 0 0,1 1 0,-1-1 0,0 1 0,0-1 0,0 1 0,0 0-1,0 0 1,0-1 0,0 2 0,0-1 0,0 0 0,-1 0 0,1 1 0,0-1 0,-1 0 0,1 1 0,-1 0 0,0-1 0,1 1 0,-1 0 0,0 0 0,0 0-1,0 0 1,0 0 0,0 0 0,-1 0 0,1 0 0,0 0 0,-1 0 0,1 3 0,2 15-6812</inkml:trace>
</inkml:ink>
</file>

<file path=word/theme/theme1.xml><?xml version="1.0" encoding="utf-8"?>
<a:theme xmlns:a="http://schemas.openxmlformats.org/drawingml/2006/main" name="Office Theme">
  <a:themeElements>
    <a:clrScheme name="HU">
      <a:dk1>
        <a:sysClr val="windowText" lastClr="000000"/>
      </a:dk1>
      <a:lt1>
        <a:sysClr val="window" lastClr="FFFFFF"/>
      </a:lt1>
      <a:dk2>
        <a:srgbClr val="44546A"/>
      </a:dk2>
      <a:lt2>
        <a:srgbClr val="E7E6E6"/>
      </a:lt2>
      <a:accent1>
        <a:srgbClr val="00A1E1"/>
      </a:accent1>
      <a:accent2>
        <a:srgbClr val="ED0010"/>
      </a:accent2>
      <a:accent3>
        <a:srgbClr val="E7F0F7"/>
      </a:accent3>
      <a:accent4>
        <a:srgbClr val="CBDFEE"/>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8e85035-7992-4dbf-953d-7d6c7b8d2189" xsi:nil="true"/>
    <lcf76f155ced4ddcb4097134ff3c332f xmlns="01f06da1-6c8c-4b28-9bed-bbb8c134cd0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Taa20</b:Tag>
    <b:SourceType>InternetSite</b:SourceType>
    <b:Guid>{4B3561E8-243B-46CF-B7A2-7A11F3907F82}</b:Guid>
    <b:Title>Populair woordgebruik</b:Title>
    <b:YearAccessed>2020</b:YearAccessed>
    <b:MonthAccessed>10</b:MonthAccessed>
    <b:DayAccessed>11</b:DayAccessed>
    <b:Author>
      <b:Author>
        <b:NameList>
          <b:Person>
            <b:Last>Taalwinkel.nl</b:Last>
          </b:Person>
        </b:NameList>
      </b:Author>
    </b:Author>
    <b:URL>https://taalwinkel.nl/tag/populair-taalgebruik</b:URL>
    <b:RefOrder>2</b:RefOrder>
  </b:Source>
  <b:Source>
    <b:Tag>Spl16</b:Tag>
    <b:SourceType>DocumentFromInternetSite</b:SourceType>
    <b:Guid>{2BE299DD-ACE5-4CDD-9DAC-F40911995BB7}</b:Guid>
    <b:Title>How to Insert Equations Numbers in Word 2016</b:Title>
    <b:Year>2016</b:Year>
    <b:YearAccessed>2022</b:YearAccessed>
    <b:MonthAccessed>06</b:MonthAccessed>
    <b:DayAccessed>09</b:DayAccessed>
    <b:URL>https://www.youtube.com/watch?v=9YGTH4WrY_8</b:URL>
    <b:Author>
      <b:Author>
        <b:NameList>
          <b:Person>
            <b:Last>SplineGuyTech</b:Last>
          </b:Person>
        </b:NameList>
      </b:Author>
    </b:Author>
    <b:RefOrder>3</b:RefOrder>
  </b:Source>
  <b:Source>
    <b:Tag>Enc22</b:Tag>
    <b:SourceType>InternetSite</b:SourceType>
    <b:Guid>{D2CB1389-F81D-4594-8F0C-C902E4AA4F75}</b:Guid>
    <b:Author>
      <b:Author>
        <b:NameList>
          <b:Person>
            <b:Last>Encyclo.nl</b:Last>
          </b:Person>
        </b:NameList>
      </b:Author>
    </b:Author>
    <b:Title>Chronologie</b:Title>
    <b:YearAccessed>2022</b:YearAccessed>
    <b:MonthAccessed>06</b:MonthAccessed>
    <b:DayAccessed>09</b:DayAccessed>
    <b:URL>https://www.encyclo.nl/begrip/chronologie</b:URL>
    <b:RefOrder>4</b:RefOrder>
  </b:Source>
  <b:Source>
    <b:Tag>Off22</b:Tag>
    <b:SourceType>InternetSite</b:SourceType>
    <b:Guid>{CBD952A1-DC89-4175-BB57-B49DC93E34AC}</b:Guid>
    <b:Title>Eenvoudig Gantt-diagram</b:Title>
    <b:YearAccessed>2022</b:YearAccessed>
    <b:MonthAccessed>09</b:MonthAccessed>
    <b:DayAccessed>06</b:DayAccessed>
    <b:URL>https://templates.office.com/nl-nl/eenvoudig-gantt-diagram-tm16400962</b:URL>
    <b:Author>
      <b:Author>
        <b:NameList>
          <b:Person>
            <b:Last>Office.com</b:Last>
          </b:Person>
        </b:NameList>
      </b:Author>
    </b:Author>
    <b:RefOrder>5</b:RefOrder>
  </b:Source>
  <b:Source>
    <b:Tag>Ell12</b:Tag>
    <b:SourceType>Book</b:SourceType>
    <b:Guid>{7E962543-10AA-4BDB-A42F-C6FB9DD69A3F}</b:Guid>
    <b:Title>Report writing for readers with little time</b:Title>
    <b:City>Groningen/Houten</b:City>
    <b:Year>2012</b:Year>
    <b:Author>
      <b:Author>
        <b:NameList>
          <b:Person>
            <b:Last>Elling</b:Last>
            <b:First>R</b:First>
          </b:Person>
          <b:Person>
            <b:Last>Andeweg</b:Last>
            <b:First>B</b:First>
          </b:Person>
          <b:Person>
            <b:Last>Jong</b:Last>
            <b:First>J.</b:First>
            <b:Middle>de</b:Middle>
          </b:Person>
        </b:NameList>
      </b:Author>
    </b:Author>
    <b:Publisher>Noordhoff</b:Publisher>
    <b:RefOrder>1</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8748839B7204F948BB46D996511D1CD0" ma:contentTypeVersion="18" ma:contentTypeDescription="Een nieuw document maken." ma:contentTypeScope="" ma:versionID="9e83ce8a657561864c07141c7d7a9937">
  <xsd:schema xmlns:xsd="http://www.w3.org/2001/XMLSchema" xmlns:xs="http://www.w3.org/2001/XMLSchema" xmlns:p="http://schemas.microsoft.com/office/2006/metadata/properties" xmlns:ns2="01f06da1-6c8c-4b28-9bed-bbb8c134cd0c" xmlns:ns3="68e85035-7992-4dbf-953d-7d6c7b8d2189" targetNamespace="http://schemas.microsoft.com/office/2006/metadata/properties" ma:root="true" ma:fieldsID="f1ea0d8fbad51d239ae6e6ccb9e033b4" ns2:_="" ns3:_="">
    <xsd:import namespace="01f06da1-6c8c-4b28-9bed-bbb8c134cd0c"/>
    <xsd:import namespace="68e85035-7992-4dbf-953d-7d6c7b8d21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f06da1-6c8c-4b28-9bed-bbb8c134c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115ee84-c194-4add-8ddb-ad54b768e1e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8e85035-7992-4dbf-953d-7d6c7b8d2189"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c4b1f096-8608-4ae4-9568-fe2332d5c108}" ma:internalName="TaxCatchAll" ma:showField="CatchAllData" ma:web="68e85035-7992-4dbf-953d-7d6c7b8d21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CB00B0-5F0D-4B75-8834-860139B478F7}">
  <ds:schemaRefs>
    <ds:schemaRef ds:uri="http://schemas.microsoft.com/sharepoint/v3/contenttype/forms"/>
  </ds:schemaRefs>
</ds:datastoreItem>
</file>

<file path=customXml/itemProps3.xml><?xml version="1.0" encoding="utf-8"?>
<ds:datastoreItem xmlns:ds="http://schemas.openxmlformats.org/officeDocument/2006/customXml" ds:itemID="{564E800E-F0A3-4ED4-B379-85BB528242B9}">
  <ds:schemaRefs>
    <ds:schemaRef ds:uri="http://schemas.microsoft.com/office/2006/metadata/properties"/>
    <ds:schemaRef ds:uri="http://schemas.microsoft.com/office/infopath/2007/PartnerControls"/>
    <ds:schemaRef ds:uri="68e85035-7992-4dbf-953d-7d6c7b8d2189"/>
    <ds:schemaRef ds:uri="01f06da1-6c8c-4b28-9bed-bbb8c134cd0c"/>
  </ds:schemaRefs>
</ds:datastoreItem>
</file>

<file path=customXml/itemProps4.xml><?xml version="1.0" encoding="utf-8"?>
<ds:datastoreItem xmlns:ds="http://schemas.openxmlformats.org/officeDocument/2006/customXml" ds:itemID="{A950EA42-125F-42EB-A673-0B645A103111}">
  <ds:schemaRefs>
    <ds:schemaRef ds:uri="http://schemas.openxmlformats.org/officeDocument/2006/bibliography"/>
  </ds:schemaRefs>
</ds:datastoreItem>
</file>

<file path=customXml/itemProps5.xml><?xml version="1.0" encoding="utf-8"?>
<ds:datastoreItem xmlns:ds="http://schemas.openxmlformats.org/officeDocument/2006/customXml" ds:itemID="{9EED36D4-8231-488F-907B-ECB732AEB3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f06da1-6c8c-4b28-9bed-bbb8c134cd0c"/>
    <ds:schemaRef ds:uri="68e85035-7992-4dbf-953d-7d6c7b8d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22</Pages>
  <Words>5714</Words>
  <Characters>31429</Characters>
  <Application>Microsoft Office Word</Application>
  <DocSecurity>0</DocSecurity>
  <Lines>261</Lines>
  <Paragraphs>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Traject Parket AI Camera</vt:lpstr>
      <vt:lpstr>@@@ &lt;Titel&gt;</vt:lpstr>
    </vt:vector>
  </TitlesOfParts>
  <Company>Hogeschool Utrecht</Company>
  <LinksUpToDate>false</LinksUpToDate>
  <CharactersWithSpaces>37069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Traject Parket AI Camera</dc:title>
  <dc:subject>Traject Parket AI Camera</dc:subject>
  <dc:creator>Mark Luiken</dc:creator>
  <cp:keywords/>
  <dc:description/>
  <cp:lastModifiedBy>Mark Luiken</cp:lastModifiedBy>
  <cp:revision>514</cp:revision>
  <cp:lastPrinted>2025-01-12T21:39:00Z</cp:lastPrinted>
  <dcterms:created xsi:type="dcterms:W3CDTF">2022-06-13T09:49:00Z</dcterms:created>
  <dcterms:modified xsi:type="dcterms:W3CDTF">2025-01-12T21:39:00Z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1.2</vt:lpwstr>
  </property>
  <property fmtid="{D5CDD505-2E9C-101B-9397-08002B2CF9AE}" pid="3" name="Type document">
    <vt:lpwstr>@@@verslag</vt:lpwstr>
  </property>
  <property fmtid="{D5CDD505-2E9C-101B-9397-08002B2CF9AE}" pid="4" name="ContentTypeId">
    <vt:lpwstr>0x0101008748839B7204F948BB46D996511D1CD0</vt:lpwstr>
  </property>
  <property fmtid="{D5CDD505-2E9C-101B-9397-08002B2CF9AE}" pid="5" name="MediaServiceImageTags">
    <vt:lpwstr/>
  </property>
</Properties>
</file>